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480" w:line="276" w:lineRule="auto"/>
        <w:ind w:left="851" w:right="0" w:hanging="851"/>
        <w:jc w:val="left"/>
        <w:rPr>
          <w:rFonts w:ascii="Century Gothic" w:cs="Century Gothic" w:eastAsia="Century Gothic" w:hAnsi="Century Gothic"/>
          <w:b w:val="1"/>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Inhalt</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277"/>
            </w:tabs>
            <w:spacing w:after="100" w:before="6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Allgemeines – General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277"/>
            </w:tabs>
            <w:spacing w:after="100" w:before="6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Zweck/Anwendungsbereich - Purpose/Scope</w:t>
            <w:tab/>
            <w:t xml:space="preserve">2</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277"/>
            </w:tabs>
            <w:spacing w:after="100" w:before="6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Verantwortlichkeiten - Responsibilities</w:t>
            <w:tab/>
            <w:t xml:space="preserve">2</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277"/>
            </w:tabs>
            <w:spacing w:after="100" w:before="6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Mitgeltende Dokumente – Applicable Documents</w:t>
            <w:tab/>
            <w:t xml:space="preserve">2</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277"/>
            </w:tabs>
            <w:spacing w:after="100" w:before="6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Durchführung nach ASTM F22 -13, STD 4304 &amp; NTA 72252– Execution according to ASTM F22 -13, STD 4304 &amp; NTA 72252</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277"/>
            </w:tabs>
            <w:spacing w:after="100" w:before="60" w:line="240" w:lineRule="auto"/>
            <w:ind w:left="851" w:right="0" w:hanging="85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Anhang – Appendix</w:t>
            <w:tab/>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left" w:leader="none" w:pos="851"/>
            </w:tabs>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tabs>
          <w:tab w:val="left" w:leader="none" w:pos="851"/>
        </w:tabs>
        <w:rPr/>
        <w:sectPr>
          <w:headerReference r:id="rId7" w:type="default"/>
          <w:headerReference r:id="rId8" w:type="first"/>
          <w:headerReference r:id="rId9" w:type="even"/>
          <w:footerReference r:id="rId10" w:type="default"/>
          <w:footerReference r:id="rId11" w:type="first"/>
          <w:footerReference r:id="rId12" w:type="even"/>
          <w:pgSz w:h="11907" w:w="16839" w:orient="landscape"/>
          <w:pgMar w:bottom="1417" w:top="1417" w:left="1134" w:right="1245" w:header="709" w:footer="708"/>
          <w:pgNumType w:start="1"/>
        </w:sectPr>
      </w:pPr>
      <w:r w:rsidDel="00000000" w:rsidR="00000000" w:rsidRPr="00000000">
        <w:rPr>
          <w:rtl w:val="0"/>
        </w:rPr>
      </w:r>
    </w:p>
    <w:p w:rsidR="00000000" w:rsidDel="00000000" w:rsidP="00000000" w:rsidRDefault="00000000" w:rsidRPr="00000000" w14:paraId="0000000A">
      <w:pPr>
        <w:pStyle w:val="Heading1"/>
        <w:numPr>
          <w:ilvl w:val="0"/>
          <w:numId w:val="1"/>
        </w:numPr>
        <w:tabs>
          <w:tab w:val="left" w:leader="none" w:pos="851"/>
        </w:tabs>
        <w:ind w:left="568" w:firstLine="0"/>
        <w:rPr/>
      </w:pPr>
      <w:bookmarkStart w:colFirst="0" w:colLast="0" w:name="_heading=h.gjdgxs" w:id="0"/>
      <w:bookmarkEnd w:id="0"/>
      <w:r w:rsidDel="00000000" w:rsidR="00000000" w:rsidRPr="00000000">
        <w:rPr>
          <w:rtl w:val="0"/>
        </w:rPr>
        <w:t xml:space="preserve">Allgemeines – General</w:t>
      </w:r>
    </w:p>
    <w:tbl>
      <w:tblPr>
        <w:tblStyle w:val="Table1"/>
        <w:tblpPr w:leftFromText="141" w:rightFromText="141" w:topFromText="0" w:bottomFromText="0" w:vertAnchor="text" w:horzAnchor="text" w:tblpX="0" w:tblpY="233"/>
        <w:tblW w:w="14566.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0"/>
        <w:gridCol w:w="7229"/>
        <w:gridCol w:w="250"/>
        <w:gridCol w:w="6838"/>
        <w:tblGridChange w:id="0">
          <w:tblGrid>
            <w:gridCol w:w="250"/>
            <w:gridCol w:w="7229"/>
            <w:gridCol w:w="250"/>
            <w:gridCol w:w="6838"/>
          </w:tblGrid>
        </w:tblGridChange>
      </w:tblGrid>
      <w:tr>
        <w:trPr>
          <w:cantSplit w:val="0"/>
          <w:tblHeader w:val="0"/>
        </w:trPr>
        <w:tc>
          <w:tcPr/>
          <w:p w:rsidR="00000000" w:rsidDel="00000000" w:rsidP="00000000" w:rsidRDefault="00000000" w:rsidRPr="00000000" w14:paraId="0000000B">
            <w:pPr>
              <w:tabs>
                <w:tab w:val="left" w:leader="none" w:pos="851"/>
              </w:tabs>
              <w:rPr>
                <w:sz w:val="22"/>
                <w:szCs w:val="22"/>
              </w:rPr>
            </w:pPr>
            <w:r w:rsidDel="00000000" w:rsidR="00000000" w:rsidRPr="00000000">
              <w:rPr>
                <w:rtl w:val="0"/>
              </w:rPr>
            </w:r>
          </w:p>
        </w:tc>
        <w:tc>
          <w:tcPr/>
          <w:p w:rsidR="00000000" w:rsidDel="00000000" w:rsidP="00000000" w:rsidRDefault="00000000" w:rsidRPr="00000000" w14:paraId="0000000C">
            <w:pPr>
              <w:tabs>
                <w:tab w:val="left" w:leader="none" w:pos="851"/>
                <w:tab w:val="left" w:leader="none" w:pos="0"/>
              </w:tabs>
              <w:ind w:left="0" w:firstLine="0"/>
              <w:rPr/>
            </w:pPr>
            <w:r w:rsidDel="00000000" w:rsidR="00000000" w:rsidRPr="00000000">
              <w:rPr>
                <w:rtl w:val="0"/>
              </w:rPr>
              <w:t xml:space="preserve">Bei Unstimmigkeiten zwischen den Sprachversionen innerhalb dieses Dokumentes gilt im Zweifelsfall immer die deutsche Version.</w:t>
            </w:r>
          </w:p>
        </w:tc>
        <w:tc>
          <w:tcPr/>
          <w:p w:rsidR="00000000" w:rsidDel="00000000" w:rsidP="00000000" w:rsidRDefault="00000000" w:rsidRPr="00000000" w14:paraId="0000000D">
            <w:pPr>
              <w:tabs>
                <w:tab w:val="left" w:leader="none" w:pos="851"/>
              </w:tabs>
              <w:rPr>
                <w:sz w:val="22"/>
                <w:szCs w:val="22"/>
              </w:rPr>
            </w:pPr>
            <w:r w:rsidDel="00000000" w:rsidR="00000000" w:rsidRPr="00000000">
              <w:rPr>
                <w:rtl w:val="0"/>
              </w:rPr>
            </w:r>
          </w:p>
        </w:tc>
        <w:tc>
          <w:tcPr/>
          <w:p w:rsidR="00000000" w:rsidDel="00000000" w:rsidP="00000000" w:rsidRDefault="00000000" w:rsidRPr="00000000" w14:paraId="0000000E">
            <w:pPr>
              <w:tabs>
                <w:tab w:val="left" w:leader="none" w:pos="851"/>
                <w:tab w:val="left" w:leader="none" w:pos="0"/>
              </w:tabs>
              <w:ind w:left="0" w:firstLine="0"/>
              <w:rPr/>
            </w:pPr>
            <w:r w:rsidDel="00000000" w:rsidR="00000000" w:rsidRPr="00000000">
              <w:rPr>
                <w:rtl w:val="0"/>
              </w:rPr>
              <w:t xml:space="preserve">The german version of this document shall prevail in case of doubt.</w:t>
            </w:r>
          </w:p>
        </w:tc>
      </w:tr>
    </w:tbl>
    <w:p w:rsidR="00000000" w:rsidDel="00000000" w:rsidP="00000000" w:rsidRDefault="00000000" w:rsidRPr="00000000" w14:paraId="0000000F">
      <w:pPr>
        <w:pStyle w:val="Heading1"/>
        <w:numPr>
          <w:ilvl w:val="0"/>
          <w:numId w:val="1"/>
        </w:numPr>
        <w:tabs>
          <w:tab w:val="left" w:leader="none" w:pos="851"/>
        </w:tabs>
        <w:ind w:left="568" w:firstLine="0"/>
        <w:rPr/>
      </w:pPr>
      <w:bookmarkStart w:colFirst="0" w:colLast="0" w:name="_heading=h.30j0zll" w:id="1"/>
      <w:bookmarkEnd w:id="1"/>
      <w:r w:rsidDel="00000000" w:rsidR="00000000" w:rsidRPr="00000000">
        <w:rPr>
          <w:rtl w:val="0"/>
        </w:rPr>
        <w:t xml:space="preserve">Zweck/Anwendungsbereich - Purpose/Scope</w:t>
      </w:r>
    </w:p>
    <w:tbl>
      <w:tblPr>
        <w:tblStyle w:val="Table2"/>
        <w:tblpPr w:leftFromText="141" w:rightFromText="141" w:topFromText="0" w:bottomFromText="0" w:vertAnchor="text" w:horzAnchor="text" w:tblpX="0" w:tblpY="233"/>
        <w:tblW w:w="14566.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0"/>
        <w:gridCol w:w="7229"/>
        <w:gridCol w:w="250"/>
        <w:gridCol w:w="6838"/>
        <w:tblGridChange w:id="0">
          <w:tblGrid>
            <w:gridCol w:w="250"/>
            <w:gridCol w:w="7229"/>
            <w:gridCol w:w="250"/>
            <w:gridCol w:w="6838"/>
          </w:tblGrid>
        </w:tblGridChange>
      </w:tblGrid>
      <w:tr>
        <w:trPr>
          <w:cantSplit w:val="0"/>
          <w:tblHeader w:val="0"/>
        </w:trPr>
        <w:tc>
          <w:tcPr/>
          <w:p w:rsidR="00000000" w:rsidDel="00000000" w:rsidP="00000000" w:rsidRDefault="00000000" w:rsidRPr="00000000" w14:paraId="00000010">
            <w:pPr>
              <w:tabs>
                <w:tab w:val="left" w:leader="none" w:pos="851"/>
              </w:tabs>
              <w:spacing w:after="0" w:before="0" w:lineRule="auto"/>
              <w:ind w:left="0" w:firstLine="0"/>
              <w:rPr/>
            </w:pPr>
            <w:r w:rsidDel="00000000" w:rsidR="00000000" w:rsidRPr="00000000">
              <w:rPr>
                <w:rtl w:val="0"/>
              </w:rPr>
            </w:r>
          </w:p>
        </w:tc>
        <w:tc>
          <w:tcPr/>
          <w:p w:rsidR="00000000" w:rsidDel="00000000" w:rsidP="00000000" w:rsidRDefault="00000000" w:rsidRPr="00000000" w14:paraId="00000011">
            <w:pPr>
              <w:tabs>
                <w:tab w:val="left" w:leader="none" w:pos="851"/>
              </w:tabs>
              <w:spacing w:after="60" w:lineRule="auto"/>
              <w:ind w:left="0" w:firstLine="0"/>
              <w:jc w:val="both"/>
              <w:rPr/>
            </w:pPr>
            <w:r w:rsidDel="00000000" w:rsidR="00000000" w:rsidRPr="00000000">
              <w:rPr>
                <w:rtl w:val="0"/>
              </w:rPr>
              <w:t xml:space="preserve">Ziel der Anweisung ist es, eine standardisierte visuelle Prüfung der bei AC gereinigten Kundenbauteile sicherzustellen. Der Nachweis einer erfolgreichen Reinigung ist vor der weiteren Bearbeitung der Bauteile durchzuführen. Diese Anweisung gilt für den Produktionsbereich der UnternehmenXYZ GmbH.</w:t>
            </w:r>
          </w:p>
        </w:tc>
        <w:tc>
          <w:tcPr/>
          <w:p w:rsidR="00000000" w:rsidDel="00000000" w:rsidP="00000000" w:rsidRDefault="00000000" w:rsidRPr="00000000" w14:paraId="00000012">
            <w:pPr>
              <w:tabs>
                <w:tab w:val="left" w:leader="none" w:pos="851"/>
              </w:tabs>
              <w:spacing w:after="0" w:before="0" w:lineRule="auto"/>
              <w:ind w:left="0" w:firstLine="0"/>
              <w:jc w:val="both"/>
              <w:rPr/>
            </w:pPr>
            <w:r w:rsidDel="00000000" w:rsidR="00000000" w:rsidRPr="00000000">
              <w:rPr>
                <w:rtl w:val="0"/>
              </w:rPr>
            </w:r>
          </w:p>
        </w:tc>
        <w:tc>
          <w:tcPr/>
          <w:p w:rsidR="00000000" w:rsidDel="00000000" w:rsidP="00000000" w:rsidRDefault="00000000" w:rsidRPr="00000000" w14:paraId="00000013">
            <w:pPr>
              <w:tabs>
                <w:tab w:val="left" w:leader="none" w:pos="851"/>
              </w:tabs>
              <w:spacing w:after="0" w:lineRule="auto"/>
              <w:ind w:left="0" w:firstLine="0"/>
              <w:jc w:val="both"/>
              <w:rPr/>
            </w:pPr>
            <w:r w:rsidDel="00000000" w:rsidR="00000000" w:rsidRPr="00000000">
              <w:rPr>
                <w:rtl w:val="0"/>
              </w:rPr>
              <w:t xml:space="preserve">The aim of the instruction is to ensure a standarised visual inspection of the customer components cleaned at AC. Proof of successful cleaning must be provided prior to further processing of the components. These instructions apply to the production area of UnternehmenXYZ GmbH.</w:t>
            </w:r>
          </w:p>
        </w:tc>
      </w:tr>
    </w:tbl>
    <w:p w:rsidR="00000000" w:rsidDel="00000000" w:rsidP="00000000" w:rsidRDefault="00000000" w:rsidRPr="00000000" w14:paraId="00000014">
      <w:pPr>
        <w:pStyle w:val="Heading1"/>
        <w:numPr>
          <w:ilvl w:val="0"/>
          <w:numId w:val="1"/>
        </w:numPr>
        <w:tabs>
          <w:tab w:val="left" w:leader="none" w:pos="851"/>
        </w:tabs>
        <w:ind w:left="568" w:firstLine="0"/>
        <w:rPr/>
      </w:pPr>
      <w:bookmarkStart w:colFirst="0" w:colLast="0" w:name="_heading=h.1fob9te" w:id="2"/>
      <w:bookmarkEnd w:id="2"/>
      <w:r w:rsidDel="00000000" w:rsidR="00000000" w:rsidRPr="00000000">
        <w:rPr>
          <w:rtl w:val="0"/>
        </w:rPr>
        <w:t xml:space="preserve">Verantwortlichkeiten - Responsibilities</w:t>
        <w:tab/>
      </w:r>
    </w:p>
    <w:tbl>
      <w:tblPr>
        <w:tblStyle w:val="Table3"/>
        <w:tblpPr w:leftFromText="141" w:rightFromText="141" w:topFromText="0" w:bottomFromText="0" w:vertAnchor="text" w:horzAnchor="text" w:tblpX="0" w:tblpY="233"/>
        <w:tblW w:w="14566.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0"/>
        <w:gridCol w:w="7263"/>
        <w:gridCol w:w="250"/>
        <w:gridCol w:w="6804"/>
        <w:tblGridChange w:id="0">
          <w:tblGrid>
            <w:gridCol w:w="250"/>
            <w:gridCol w:w="7263"/>
            <w:gridCol w:w="250"/>
            <w:gridCol w:w="6804"/>
          </w:tblGrid>
        </w:tblGridChange>
      </w:tblGrid>
      <w:tr>
        <w:trPr>
          <w:cantSplit w:val="0"/>
          <w:tblHeader w:val="0"/>
        </w:trPr>
        <w:tc>
          <w:tcPr/>
          <w:p w:rsidR="00000000" w:rsidDel="00000000" w:rsidP="00000000" w:rsidRDefault="00000000" w:rsidRPr="00000000" w14:paraId="00000015">
            <w:pPr>
              <w:tabs>
                <w:tab w:val="left" w:leader="none" w:pos="851"/>
              </w:tabs>
              <w:spacing w:after="0" w:before="0" w:lineRule="auto"/>
              <w:ind w:left="0" w:firstLine="0"/>
              <w:rPr>
                <w:sz w:val="22"/>
                <w:szCs w:val="22"/>
              </w:rPr>
            </w:pPr>
            <w:r w:rsidDel="00000000" w:rsidR="00000000" w:rsidRPr="00000000">
              <w:rPr>
                <w:rtl w:val="0"/>
              </w:rPr>
            </w:r>
          </w:p>
        </w:tc>
        <w:tc>
          <w:tcPr/>
          <w:p w:rsidR="00000000" w:rsidDel="00000000" w:rsidP="00000000" w:rsidRDefault="00000000" w:rsidRPr="00000000" w14:paraId="00000016">
            <w:pPr>
              <w:tabs>
                <w:tab w:val="left" w:leader="none" w:pos="851"/>
              </w:tabs>
              <w:spacing w:after="60" w:lineRule="auto"/>
              <w:ind w:left="0" w:firstLine="0"/>
              <w:jc w:val="both"/>
              <w:rPr/>
            </w:pPr>
            <w:bookmarkStart w:colFirst="0" w:colLast="0" w:name="_heading=h.3znysh7" w:id="3"/>
            <w:bookmarkEnd w:id="3"/>
            <w:r w:rsidDel="00000000" w:rsidR="00000000" w:rsidRPr="00000000">
              <w:rPr>
                <w:rtl w:val="0"/>
              </w:rPr>
              <w:t xml:space="preserve">Zuständig für die ordnungsgemäße Umsetzung des beschriebenen Verfahrens ist die PL.</w:t>
            </w:r>
          </w:p>
          <w:p w:rsidR="00000000" w:rsidDel="00000000" w:rsidP="00000000" w:rsidRDefault="00000000" w:rsidRPr="00000000" w14:paraId="00000017">
            <w:pPr>
              <w:tabs>
                <w:tab w:val="left" w:leader="none" w:pos="851"/>
              </w:tabs>
              <w:spacing w:after="60" w:lineRule="auto"/>
              <w:ind w:left="0" w:firstLine="0"/>
              <w:jc w:val="both"/>
              <w:rPr/>
            </w:pPr>
            <w:r w:rsidDel="00000000" w:rsidR="00000000" w:rsidRPr="00000000">
              <w:rPr>
                <w:rtl w:val="0"/>
              </w:rPr>
              <w:t xml:space="preserve">Die Angabe der zutreffenden Norm im Arbeitsgang wird über die PPS vorgegeben.</w:t>
            </w:r>
          </w:p>
        </w:tc>
        <w:tc>
          <w:tcPr/>
          <w:p w:rsidR="00000000" w:rsidDel="00000000" w:rsidP="00000000" w:rsidRDefault="00000000" w:rsidRPr="00000000" w14:paraId="00000018">
            <w:pPr>
              <w:tabs>
                <w:tab w:val="left" w:leader="none" w:pos="851"/>
              </w:tabs>
              <w:spacing w:after="0" w:before="0" w:lineRule="auto"/>
              <w:ind w:left="0" w:firstLine="0"/>
              <w:jc w:val="both"/>
              <w:rPr/>
            </w:pPr>
            <w:r w:rsidDel="00000000" w:rsidR="00000000" w:rsidRPr="00000000">
              <w:rPr>
                <w:rtl w:val="0"/>
              </w:rPr>
            </w:r>
          </w:p>
        </w:tc>
        <w:tc>
          <w:tcPr/>
          <w:p w:rsidR="00000000" w:rsidDel="00000000" w:rsidP="00000000" w:rsidRDefault="00000000" w:rsidRPr="00000000" w14:paraId="00000019">
            <w:pPr>
              <w:tabs>
                <w:tab w:val="left" w:leader="none" w:pos="851"/>
              </w:tabs>
              <w:spacing w:after="0" w:lineRule="auto"/>
              <w:ind w:left="0" w:firstLine="0"/>
              <w:jc w:val="both"/>
              <w:rPr/>
            </w:pPr>
            <w:r w:rsidDel="00000000" w:rsidR="00000000" w:rsidRPr="00000000">
              <w:rPr>
                <w:rtl w:val="0"/>
              </w:rPr>
              <w:t xml:space="preserve">The production management is responsible for the proper implementation of the described procedure.</w:t>
            </w:r>
          </w:p>
          <w:p w:rsidR="00000000" w:rsidDel="00000000" w:rsidP="00000000" w:rsidRDefault="00000000" w:rsidRPr="00000000" w14:paraId="0000001A">
            <w:pPr>
              <w:tabs>
                <w:tab w:val="left" w:leader="none" w:pos="851"/>
              </w:tabs>
              <w:spacing w:after="0" w:lineRule="auto"/>
              <w:ind w:left="0" w:firstLine="0"/>
              <w:jc w:val="both"/>
              <w:rPr/>
            </w:pPr>
            <w:r w:rsidDel="00000000" w:rsidR="00000000" w:rsidRPr="00000000">
              <w:rPr>
                <w:rtl w:val="0"/>
              </w:rPr>
              <w:t xml:space="preserve">The information of the applicable specification in the work process is given by the PPS.</w:t>
            </w:r>
          </w:p>
        </w:tc>
      </w:tr>
    </w:tbl>
    <w:p w:rsidR="00000000" w:rsidDel="00000000" w:rsidP="00000000" w:rsidRDefault="00000000" w:rsidRPr="00000000" w14:paraId="0000001B">
      <w:pPr>
        <w:pStyle w:val="Heading1"/>
        <w:numPr>
          <w:ilvl w:val="0"/>
          <w:numId w:val="1"/>
        </w:numPr>
        <w:tabs>
          <w:tab w:val="left" w:leader="none" w:pos="851"/>
        </w:tabs>
        <w:ind w:left="568" w:firstLine="0"/>
        <w:rPr/>
      </w:pPr>
      <w:bookmarkStart w:colFirst="0" w:colLast="0" w:name="_heading=h.2et92p0" w:id="4"/>
      <w:bookmarkEnd w:id="4"/>
      <w:r w:rsidDel="00000000" w:rsidR="00000000" w:rsidRPr="00000000">
        <w:rPr>
          <w:rtl w:val="0"/>
        </w:rPr>
        <w:t xml:space="preserve">Mitgeltende Dokumente – Applicable Documents</w:t>
        <w:tab/>
      </w:r>
    </w:p>
    <w:tbl>
      <w:tblPr>
        <w:tblStyle w:val="Table4"/>
        <w:tblpPr w:leftFromText="141" w:rightFromText="141" w:topFromText="0" w:bottomFromText="0" w:vertAnchor="text" w:horzAnchor="text" w:tblpX="0" w:tblpY="233"/>
        <w:tblW w:w="1456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0"/>
        <w:gridCol w:w="14317"/>
        <w:tblGridChange w:id="0">
          <w:tblGrid>
            <w:gridCol w:w="250"/>
            <w:gridCol w:w="14317"/>
          </w:tblGrid>
        </w:tblGridChange>
      </w:tblGrid>
      <w:tr>
        <w:trPr>
          <w:cantSplit w:val="0"/>
          <w:tblHeader w:val="0"/>
        </w:trPr>
        <w:tc>
          <w:tcPr/>
          <w:p w:rsidR="00000000" w:rsidDel="00000000" w:rsidP="00000000" w:rsidRDefault="00000000" w:rsidRPr="00000000" w14:paraId="0000001C">
            <w:pPr>
              <w:tabs>
                <w:tab w:val="left" w:leader="none" w:pos="851"/>
              </w:tabs>
              <w:spacing w:after="0" w:before="0" w:lineRule="auto"/>
              <w:ind w:left="0" w:firstLine="0"/>
              <w:rPr>
                <w:sz w:val="22"/>
                <w:szCs w:val="22"/>
              </w:rPr>
            </w:pPr>
            <w:r w:rsidDel="00000000" w:rsidR="00000000" w:rsidRPr="00000000">
              <w:rPr>
                <w:rtl w:val="0"/>
              </w:rPr>
            </w:r>
          </w:p>
        </w:tc>
        <w:tc>
          <w:tcPr/>
          <w:p w:rsidR="00000000" w:rsidDel="00000000" w:rsidP="00000000" w:rsidRDefault="00000000" w:rsidRPr="00000000" w14:paraId="0000001D">
            <w:pPr>
              <w:tabs>
                <w:tab w:val="left" w:leader="none" w:pos="851"/>
              </w:tabs>
              <w:spacing w:after="0" w:before="0" w:lineRule="auto"/>
              <w:ind w:left="0" w:firstLine="0"/>
              <w:rPr/>
            </w:pPr>
            <w:r w:rsidDel="00000000" w:rsidR="00000000" w:rsidRPr="00000000">
              <w:rPr>
                <w:rtl w:val="0"/>
              </w:rPr>
              <w:t xml:space="preserve">#ACAAF0009 - ACAAF0009_Prüfen der Produktionsbegleitkarte_Rev.0</w:t>
              <w:br w:type="textWrapping"/>
              <w:t xml:space="preserve">#VD-P47 - Entfetten von Oberflächen - 5.00.0004</w:t>
              <w:br w:type="textWrapping"/>
              <w:t xml:space="preserve">#VD-A8 - Prüfen der Druckluftreinheit ACAA9 - 3.00.0001</w:t>
              <w:br w:type="textWrapping"/>
              <w:t xml:space="preserve">#VD-A44 - Reinigen von Handschuhen vor dem Gebrauch - 2.00.0001</w:t>
              <w:br w:type="textWrapping"/>
              <w:t xml:space="preserve">#ND-S149 - Wasserbruchtest - 0.00.0007</w:t>
              <w:br w:type="textWrapping"/>
              <w:t xml:space="preserve">#ED-N208 - ASTM F22 - 2.00.0001</w:t>
              <w:br w:type="textWrapping"/>
              <w:t xml:space="preserve">#ED-S421 - NTA 72252 - 2.00.0001</w:t>
              <w:br w:type="textWrapping"/>
              <w:t xml:space="preserve">#ED-S46 - STD 4304 - 2.00.0002</w:t>
              <w:br w:type="textWrapping"/>
              <w:t xml:space="preserve">#ED-NA#15 - AC7108/4 Audit Criteria - 3.00.0001</w:t>
              <w:br w:type="textWrapping"/>
              <w:t xml:space="preserve">#VD-A10 - Handhabung und Nutzung des Mitarbeiterstempels</w:t>
            </w:r>
          </w:p>
        </w:tc>
      </w:tr>
    </w:tbl>
    <w:p w:rsidR="00000000" w:rsidDel="00000000" w:rsidP="00000000" w:rsidRDefault="00000000" w:rsidRPr="00000000" w14:paraId="0000001E">
      <w:pPr>
        <w:pStyle w:val="Heading1"/>
        <w:numPr>
          <w:ilvl w:val="0"/>
          <w:numId w:val="1"/>
        </w:numPr>
        <w:tabs>
          <w:tab w:val="left" w:leader="none" w:pos="851"/>
        </w:tabs>
        <w:spacing w:after="240" w:lineRule="auto"/>
        <w:ind w:left="568" w:firstLine="0"/>
        <w:rPr/>
      </w:pPr>
      <w:bookmarkStart w:colFirst="0" w:colLast="0" w:name="_heading=h.tyjcwt" w:id="5"/>
      <w:bookmarkEnd w:id="5"/>
      <w:r w:rsidDel="00000000" w:rsidR="00000000" w:rsidRPr="00000000">
        <w:rPr>
          <w:rtl w:val="0"/>
        </w:rPr>
        <w:t xml:space="preserve">Durchführung nach ASTM F22 -13, STD 4304 &amp; NTA 72252– Execution according to ASTM F22 -13, STD 4304 &amp; NTA 72252</w:t>
      </w:r>
    </w:p>
    <w:tbl>
      <w:tblPr>
        <w:tblStyle w:val="Table5"/>
        <w:tblW w:w="14742.999999999996"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
        <w:gridCol w:w="563"/>
        <w:gridCol w:w="2879"/>
        <w:gridCol w:w="5513"/>
        <w:gridCol w:w="5514"/>
        <w:tblGridChange w:id="0">
          <w:tblGrid>
            <w:gridCol w:w="274"/>
            <w:gridCol w:w="563"/>
            <w:gridCol w:w="2879"/>
            <w:gridCol w:w="5513"/>
            <w:gridCol w:w="5514"/>
          </w:tblGrid>
        </w:tblGridChange>
      </w:tblGrid>
      <w:tr>
        <w:trPr>
          <w:cantSplit w:val="1"/>
          <w:trHeight w:val="454" w:hRule="atLeast"/>
          <w:tblHeader w:val="1"/>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F">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20">
            <w:pPr>
              <w:tabs>
                <w:tab w:val="left" w:leader="none" w:pos="851"/>
              </w:tabs>
              <w:ind w:left="0" w:firstLine="0"/>
              <w:jc w:val="center"/>
              <w:rPr/>
            </w:pPr>
            <w:r w:rsidDel="00000000" w:rsidR="00000000" w:rsidRPr="00000000">
              <w:rPr>
                <w:rtl w:val="0"/>
              </w:rPr>
              <w:t xml:space="preserve">Lfd</w:t>
            </w:r>
          </w:p>
        </w:tc>
        <w:tc>
          <w:tcPr>
            <w:vAlign w:val="center"/>
          </w:tcPr>
          <w:p w:rsidR="00000000" w:rsidDel="00000000" w:rsidP="00000000" w:rsidRDefault="00000000" w:rsidRPr="00000000" w14:paraId="00000021">
            <w:pPr>
              <w:tabs>
                <w:tab w:val="left" w:leader="none" w:pos="851"/>
              </w:tabs>
              <w:ind w:left="0" w:firstLine="0"/>
              <w:jc w:val="center"/>
              <w:rPr/>
            </w:pPr>
            <w:r w:rsidDel="00000000" w:rsidR="00000000" w:rsidRPr="00000000">
              <w:rPr>
                <w:rtl w:val="0"/>
              </w:rPr>
              <w:t xml:space="preserve">Arbeitsschritt/Step</w:t>
            </w:r>
          </w:p>
        </w:tc>
        <w:tc>
          <w:tcPr>
            <w:vAlign w:val="center"/>
          </w:tcPr>
          <w:p w:rsidR="00000000" w:rsidDel="00000000" w:rsidP="00000000" w:rsidRDefault="00000000" w:rsidRPr="00000000" w14:paraId="00000022">
            <w:pPr>
              <w:tabs>
                <w:tab w:val="left" w:leader="none" w:pos="851"/>
              </w:tabs>
              <w:ind w:left="0" w:firstLine="0"/>
              <w:jc w:val="center"/>
              <w:rPr/>
            </w:pPr>
            <w:r w:rsidDel="00000000" w:rsidR="00000000" w:rsidRPr="00000000">
              <w:rPr>
                <w:rtl w:val="0"/>
              </w:rPr>
              <w:t xml:space="preserve">Anweisung</w:t>
            </w:r>
          </w:p>
        </w:tc>
        <w:tc>
          <w:tcPr>
            <w:vAlign w:val="center"/>
          </w:tcPr>
          <w:p w:rsidR="00000000" w:rsidDel="00000000" w:rsidP="00000000" w:rsidRDefault="00000000" w:rsidRPr="00000000" w14:paraId="00000023">
            <w:pPr>
              <w:tabs>
                <w:tab w:val="left" w:leader="none" w:pos="851"/>
              </w:tabs>
              <w:ind w:left="0" w:firstLine="0"/>
              <w:jc w:val="center"/>
              <w:rPr/>
            </w:pPr>
            <w:r w:rsidDel="00000000" w:rsidR="00000000" w:rsidRPr="00000000">
              <w:rPr>
                <w:rtl w:val="0"/>
              </w:rPr>
              <w:t xml:space="preserve">Instruction</w:t>
            </w:r>
          </w:p>
        </w:tc>
      </w:tr>
      <w:tr>
        <w:trPr>
          <w:cantSplit w:val="0"/>
          <w:trHeight w:val="85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4">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tabs>
                <w:tab w:val="left" w:leader="none" w:pos="851"/>
              </w:tabs>
              <w:ind w:left="0" w:firstLine="0"/>
              <w:jc w:val="center"/>
              <w:rPr/>
            </w:pPr>
            <w:r w:rsidDel="00000000" w:rsidR="00000000" w:rsidRPr="00000000">
              <w:rPr>
                <w:rtl w:val="0"/>
              </w:rPr>
              <w:t xml:space="preserve">Hinweis</w:t>
            </w:r>
          </w:p>
          <w:p w:rsidR="00000000" w:rsidDel="00000000" w:rsidP="00000000" w:rsidRDefault="00000000" w:rsidRPr="00000000" w14:paraId="00000027">
            <w:pPr>
              <w:tabs>
                <w:tab w:val="left" w:leader="none" w:pos="851"/>
              </w:tabs>
              <w:ind w:left="0" w:firstLine="0"/>
              <w:jc w:val="center"/>
              <w:rPr>
                <w:sz w:val="14"/>
                <w:szCs w:val="14"/>
              </w:rPr>
            </w:pPr>
            <w:r w:rsidDel="00000000" w:rsidR="00000000" w:rsidRPr="00000000">
              <w:rPr>
                <w:sz w:val="14"/>
                <w:szCs w:val="14"/>
                <w:rtl w:val="0"/>
              </w:rPr>
              <w:t xml:space="preserve">Note</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Die hier beschriebene Prüfung ist unmittelbar nach der Reinigung der Bauteiloberfläche durchzuführen.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Die Beurteilung findet vorzugsweise an den Bauteilen statt. Sollten die Bauteile zur Verschmutzung neigen, ist der Wasserbruchtest am Probeblech durchzuführen.</w:t>
            </w:r>
          </w:p>
        </w:tc>
        <w:tc>
          <w:tcPr/>
          <w:p w:rsidR="00000000" w:rsidDel="00000000" w:rsidP="00000000" w:rsidRDefault="00000000" w:rsidRPr="00000000" w14:paraId="0000002A">
            <w:pPr>
              <w:tabs>
                <w:tab w:val="left" w:leader="none" w:pos="851"/>
                <w:tab w:val="left" w:leader="none" w:pos="0"/>
              </w:tabs>
              <w:spacing w:after="0" w:lineRule="auto"/>
              <w:ind w:left="0" w:firstLine="0"/>
              <w:jc w:val="both"/>
              <w:rPr>
                <w:sz w:val="22"/>
                <w:szCs w:val="22"/>
              </w:rPr>
            </w:pPr>
            <w:r w:rsidDel="00000000" w:rsidR="00000000" w:rsidRPr="00000000">
              <w:rPr>
                <w:rtl w:val="0"/>
              </w:rPr>
              <w:t xml:space="preserve">The test described here must be carried out immediately after cleaning the component surface.</w:t>
            </w:r>
            <w:r w:rsidDel="00000000" w:rsidR="00000000" w:rsidRPr="00000000">
              <w:rPr>
                <w:rtl w:val="0"/>
              </w:rPr>
            </w:r>
          </w:p>
          <w:p w:rsidR="00000000" w:rsidDel="00000000" w:rsidP="00000000" w:rsidRDefault="00000000" w:rsidRPr="00000000" w14:paraId="0000002B">
            <w:pPr>
              <w:tabs>
                <w:tab w:val="left" w:leader="none" w:pos="851"/>
                <w:tab w:val="left" w:leader="none" w:pos="0"/>
              </w:tabs>
              <w:spacing w:after="0" w:lineRule="auto"/>
              <w:ind w:left="0" w:firstLine="0"/>
              <w:jc w:val="both"/>
              <w:rPr>
                <w:sz w:val="22"/>
                <w:szCs w:val="22"/>
              </w:rPr>
            </w:pPr>
            <w:r w:rsidDel="00000000" w:rsidR="00000000" w:rsidRPr="00000000">
              <w:rPr>
                <w:rtl w:val="0"/>
              </w:rPr>
              <w:t xml:space="preserve">The assessment is preferably carried out on the parts. If the components tend to get dirty, the water break test must be carried out on test sheets.</w:t>
            </w:r>
            <w:r w:rsidDel="00000000" w:rsidR="00000000" w:rsidRPr="00000000">
              <w:rPr>
                <w:rtl w:val="0"/>
              </w:rPr>
            </w:r>
          </w:p>
        </w:tc>
      </w:tr>
      <w:tr>
        <w:trPr>
          <w:cantSplit w:val="0"/>
          <w:trHeight w:val="78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C">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E">
            <w:pPr>
              <w:tabs>
                <w:tab w:val="left" w:leader="none" w:pos="851"/>
              </w:tabs>
              <w:ind w:left="0" w:firstLine="0"/>
              <w:jc w:val="center"/>
              <w:rPr/>
            </w:pPr>
            <w:r w:rsidDel="00000000" w:rsidR="00000000" w:rsidRPr="00000000">
              <w:rPr>
                <w:rtl w:val="0"/>
              </w:rPr>
              <w:t xml:space="preserve">Durchführung</w:t>
            </w:r>
          </w:p>
          <w:p w:rsidR="00000000" w:rsidDel="00000000" w:rsidP="00000000" w:rsidRDefault="00000000" w:rsidRPr="00000000" w14:paraId="0000002F">
            <w:pPr>
              <w:tabs>
                <w:tab w:val="left" w:leader="none" w:pos="851"/>
              </w:tabs>
              <w:ind w:left="0" w:firstLine="0"/>
              <w:jc w:val="center"/>
              <w:rPr>
                <w:sz w:val="14"/>
                <w:szCs w:val="14"/>
              </w:rPr>
            </w:pPr>
            <w:r w:rsidDel="00000000" w:rsidR="00000000" w:rsidRPr="00000000">
              <w:rPr>
                <w:sz w:val="14"/>
                <w:szCs w:val="14"/>
                <w:rtl w:val="0"/>
              </w:rPr>
              <w:t xml:space="preserve">Procedure</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Kleine Teile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einen geeigneten Behälter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tauchen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ca. 5 Sekunden schwenken und danach begutachten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Große Teile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im mittleren Becken der TE1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spritzspülen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bis alle Waschrückstände entfernt und ein kontinuierlicher Wasserfilm zu sehen 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Wenn die Größe der Beckes nicht ausreichend ist, wird die Durchführung über einem anderen geeigneten Becken durchgeführt.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5">
            <w:pPr>
              <w:tabs>
                <w:tab w:val="left" w:leader="none" w:pos="851"/>
                <w:tab w:val="left" w:leader="none" w:pos="0"/>
              </w:tabs>
              <w:ind w:left="0" w:firstLine="0"/>
              <w:jc w:val="both"/>
              <w:rPr/>
            </w:pPr>
            <w:r w:rsidDel="00000000" w:rsidR="00000000" w:rsidRPr="00000000">
              <w:rPr>
                <w:rtl w:val="0"/>
              </w:rPr>
              <w:t xml:space="preserve">Immerse small parts into a suitable container for approx. 5 seconds and assess them.</w:t>
            </w:r>
          </w:p>
          <w:p w:rsidR="00000000" w:rsidDel="00000000" w:rsidP="00000000" w:rsidRDefault="00000000" w:rsidRPr="00000000" w14:paraId="00000036">
            <w:pPr>
              <w:tabs>
                <w:tab w:val="left" w:leader="none" w:pos="851"/>
                <w:tab w:val="left" w:leader="none" w:pos="0"/>
              </w:tabs>
              <w:ind w:left="0" w:firstLine="0"/>
              <w:jc w:val="both"/>
              <w:rPr/>
            </w:pPr>
            <w:r w:rsidDel="00000000" w:rsidR="00000000" w:rsidRPr="00000000">
              <w:rPr>
                <w:rtl w:val="0"/>
              </w:rPr>
            </w:r>
          </w:p>
          <w:p w:rsidR="00000000" w:rsidDel="00000000" w:rsidP="00000000" w:rsidRDefault="00000000" w:rsidRPr="00000000" w14:paraId="00000037">
            <w:pPr>
              <w:tabs>
                <w:tab w:val="left" w:leader="none" w:pos="851"/>
                <w:tab w:val="left" w:leader="none" w:pos="0"/>
              </w:tabs>
              <w:ind w:left="0" w:firstLine="0"/>
              <w:jc w:val="both"/>
              <w:rPr/>
            </w:pPr>
            <w:r w:rsidDel="00000000" w:rsidR="00000000" w:rsidRPr="00000000">
              <w:rPr>
                <w:rtl w:val="0"/>
              </w:rPr>
              <w:t xml:space="preserve">Bigger parts shall be rinsed in the middle container of TE1 until all cleaning residues are removed and a continuous water film is visible.</w:t>
            </w:r>
          </w:p>
          <w:p w:rsidR="00000000" w:rsidDel="00000000" w:rsidP="00000000" w:rsidRDefault="00000000" w:rsidRPr="00000000" w14:paraId="00000038">
            <w:pPr>
              <w:tabs>
                <w:tab w:val="left" w:leader="none" w:pos="851"/>
                <w:tab w:val="left" w:leader="none" w:pos="0"/>
              </w:tabs>
              <w:ind w:left="0" w:firstLine="0"/>
              <w:jc w:val="both"/>
              <w:rPr/>
            </w:pPr>
            <w:r w:rsidDel="00000000" w:rsidR="00000000" w:rsidRPr="00000000">
              <w:rPr>
                <w:rtl w:val="0"/>
              </w:rPr>
              <w:t xml:space="preserve">If the size of the container is not sufficient the test shall be carried out in another suitable container.</w:t>
            </w:r>
          </w:p>
        </w:tc>
      </w:tr>
      <w:tr>
        <w:trPr>
          <w:cantSplit w:val="0"/>
          <w:trHeight w:val="85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9">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tabs>
                <w:tab w:val="left" w:leader="none" w:pos="851"/>
              </w:tabs>
              <w:ind w:left="0" w:firstLine="0"/>
              <w:jc w:val="center"/>
              <w:rPr/>
            </w:pPr>
            <w:r w:rsidDel="00000000" w:rsidR="00000000" w:rsidRPr="00000000">
              <w:rPr>
                <w:rtl w:val="0"/>
              </w:rPr>
              <w:t xml:space="preserve">Kontrolle</w:t>
            </w:r>
          </w:p>
          <w:p w:rsidR="00000000" w:rsidDel="00000000" w:rsidP="00000000" w:rsidRDefault="00000000" w:rsidRPr="00000000" w14:paraId="0000003C">
            <w:pPr>
              <w:tabs>
                <w:tab w:val="left" w:leader="none" w:pos="851"/>
              </w:tabs>
              <w:ind w:left="0" w:firstLine="0"/>
              <w:jc w:val="center"/>
              <w:rPr>
                <w:sz w:val="14"/>
                <w:szCs w:val="14"/>
              </w:rPr>
            </w:pPr>
            <w:r w:rsidDel="00000000" w:rsidR="00000000" w:rsidRPr="00000000">
              <w:rPr>
                <w:sz w:val="14"/>
                <w:szCs w:val="14"/>
                <w:rtl w:val="0"/>
              </w:rPr>
              <w:t xml:space="preserve">Control</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6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Unmittelbar nach dem Benetzen mit Wasser müssen die Bauteile im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90° Winkel (vertikal)</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aufgestellt und für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r>
            <w:sdt>
              <w:sdtPr>
                <w:tag w:val="goog_rdk_0"/>
              </w:sdtPr>
              <w:sdtContent>
                <w:ins w:author="Philip Hilbers" w:id="0" w:date="2025-01-10T14:11:00Z">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3</w:t>
                  </w:r>
                </w:ins>
              </w:sdtContent>
            </w:sdt>
            <w:sdt>
              <w:sdtPr>
                <w:tag w:val="goog_rdk_1"/>
              </w:sdtPr>
              <w:sdtContent>
                <w:del w:author="Philip Hilbers" w:id="0" w:date="2025-01-10T14:11:00Z">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delText xml:space="preserve">6</w:delText>
                  </w:r>
                </w:del>
              </w:sdtContent>
            </w:sdt>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0 Sekunden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begutachtet werden.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tabs>
                <w:tab w:val="left" w:leader="none" w:pos="851"/>
                <w:tab w:val="left" w:leader="none" w:pos="0"/>
              </w:tabs>
              <w:spacing w:after="0" w:before="0" w:lineRule="auto"/>
              <w:ind w:left="0" w:firstLine="0"/>
              <w:jc w:val="both"/>
              <w:rPr>
                <w:sz w:val="22"/>
                <w:szCs w:val="22"/>
              </w:rPr>
            </w:pPr>
            <w:r w:rsidDel="00000000" w:rsidR="00000000" w:rsidRPr="00000000">
              <w:rPr>
                <w:rtl w:val="0"/>
              </w:rPr>
              <w:t xml:space="preserve">Immediately after wetting with water the parts shall be positioned in a 90° angel (vertical) and be assessed for </w:t>
            </w:r>
            <w:r w:rsidDel="00000000" w:rsidR="00000000" w:rsidRPr="00000000">
              <w:rPr>
                <w:rtl w:val="0"/>
              </w:rPr>
            </w:r>
          </w:p>
          <w:p w:rsidR="00000000" w:rsidDel="00000000" w:rsidP="00000000" w:rsidRDefault="00000000" w:rsidRPr="00000000" w14:paraId="00000040">
            <w:pPr>
              <w:tabs>
                <w:tab w:val="left" w:leader="none" w:pos="851"/>
                <w:tab w:val="left" w:leader="none" w:pos="0"/>
              </w:tabs>
              <w:ind w:left="0" w:firstLine="0"/>
              <w:jc w:val="both"/>
              <w:rPr/>
            </w:pPr>
            <w:r w:rsidDel="00000000" w:rsidR="00000000" w:rsidRPr="00000000">
              <w:rPr>
                <w:rtl w:val="0"/>
              </w:rPr>
              <w:t xml:space="preserve">≥</w:t>
            </w:r>
            <w:sdt>
              <w:sdtPr>
                <w:tag w:val="goog_rdk_2"/>
              </w:sdtPr>
              <w:sdtContent>
                <w:ins w:author="Philip Hilbers" w:id="1" w:date="2025-01-10T14:11:00Z">
                  <w:r w:rsidDel="00000000" w:rsidR="00000000" w:rsidRPr="00000000">
                    <w:rPr>
                      <w:rtl w:val="0"/>
                    </w:rPr>
                    <w:t xml:space="preserve">3</w:t>
                  </w:r>
                </w:ins>
              </w:sdtContent>
            </w:sdt>
            <w:sdt>
              <w:sdtPr>
                <w:tag w:val="goog_rdk_3"/>
              </w:sdtPr>
              <w:sdtContent>
                <w:del w:author="Philip Hilbers" w:id="1" w:date="2025-01-10T14:11:00Z">
                  <w:r w:rsidDel="00000000" w:rsidR="00000000" w:rsidRPr="00000000">
                    <w:rPr>
                      <w:rtl w:val="0"/>
                    </w:rPr>
                    <w:delText xml:space="preserve">6</w:delText>
                  </w:r>
                </w:del>
              </w:sdtContent>
            </w:sdt>
            <w:r w:rsidDel="00000000" w:rsidR="00000000" w:rsidRPr="00000000">
              <w:rPr>
                <w:rtl w:val="0"/>
              </w:rPr>
              <w:t xml:space="preserve">0 seconds.</w:t>
            </w:r>
          </w:p>
        </w:tc>
      </w:tr>
      <w:tr>
        <w:trPr>
          <w:cantSplit w:val="0"/>
          <w:trHeight w:val="850" w:hRule="atLeast"/>
          <w:tblHeader w:val="0"/>
        </w:trPr>
        <w:tc>
          <w:tcPr>
            <w:tcBorders>
              <w:top w:color="000000" w:space="0" w:sz="0" w:val="nil"/>
              <w:left w:color="000000" w:space="0" w:sz="0" w:val="nil"/>
              <w:right w:color="000000" w:space="0" w:sz="4" w:val="single"/>
            </w:tcBorders>
          </w:tcPr>
          <w:p w:rsidR="00000000" w:rsidDel="00000000" w:rsidP="00000000" w:rsidRDefault="00000000" w:rsidRPr="00000000" w14:paraId="00000041">
            <w:pPr>
              <w:tabs>
                <w:tab w:val="left" w:leader="none" w:pos="851"/>
              </w:tabs>
              <w:spacing w:after="0" w:before="0" w:lineRule="auto"/>
              <w:ind w:left="0" w:firstLine="0"/>
              <w:rPr>
                <w:sz w:val="22"/>
                <w:szCs w:val="22"/>
              </w:rPr>
            </w:pPr>
            <w:r w:rsidDel="00000000" w:rsidR="00000000" w:rsidRPr="00000000">
              <w:rPr>
                <w:rtl w:val="0"/>
              </w:rPr>
            </w:r>
          </w:p>
        </w:tc>
        <w:tc>
          <w:tcPr>
            <w:vMerge w:val="restart"/>
            <w:tcBorders>
              <w:left w:color="000000" w:space="0" w:sz="4" w:val="single"/>
            </w:tcBorders>
            <w:shd w:fill="bfbfbf" w:val="clear"/>
            <w:vAlign w:val="center"/>
          </w:tcPr>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851"/>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Auswertung</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851"/>
              <w:jc w:val="center"/>
              <w:rPr>
                <w:rFonts w:ascii="Century Gothic" w:cs="Century Gothic" w:eastAsia="Century Gothic" w:hAnsi="Century Gothic"/>
                <w:b w:val="0"/>
                <w:i w:val="0"/>
                <w:smallCaps w:val="0"/>
                <w:strike w:val="0"/>
                <w:color w:val="000000"/>
                <w:sz w:val="14"/>
                <w:szCs w:val="1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 xml:space="preserve">Evaluation</w:t>
            </w:r>
          </w:p>
        </w:tc>
        <w:tc>
          <w:tcPr>
            <w:shd w:fill="92d050" w:val="cle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Bestanden: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Der Test gilt als bestanden, wenn die begutachtete Oberfläche während der kontrollierten Zeit einen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kontinuierlichen, bruchfreien Wasserfilm</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aufweist.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Siehe Abb. 1&amp;2</w:t>
            </w:r>
          </w:p>
        </w:tc>
        <w:tc>
          <w:tcPr>
            <w:shd w:fill="92d050" w:val="cle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both"/>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Passed:</w:t>
            </w:r>
            <w:r w:rsidDel="00000000" w:rsidR="00000000" w:rsidRPr="00000000">
              <w:rPr>
                <w:rtl w:val="0"/>
              </w:rPr>
            </w:r>
          </w:p>
          <w:p w:rsidR="00000000" w:rsidDel="00000000" w:rsidP="00000000" w:rsidRDefault="00000000" w:rsidRPr="00000000" w14:paraId="00000049">
            <w:pPr>
              <w:tabs>
                <w:tab w:val="left" w:leader="none" w:pos="851"/>
                <w:tab w:val="left" w:leader="none" w:pos="0"/>
              </w:tabs>
              <w:spacing w:after="0" w:before="0" w:lineRule="auto"/>
              <w:ind w:left="0" w:firstLine="0"/>
              <w:jc w:val="both"/>
              <w:rPr>
                <w:sz w:val="22"/>
                <w:szCs w:val="22"/>
              </w:rPr>
            </w:pPr>
            <w:r w:rsidDel="00000000" w:rsidR="00000000" w:rsidRPr="00000000">
              <w:rPr>
                <w:rtl w:val="0"/>
              </w:rPr>
              <w:t xml:space="preserve">The test is considered passed if the inspected surface is free of pits, grease, oil, fingerprints, ink marks and water breaks, as evidenced by a smooth, unbroken film of water when removed from the final rinse. See figure 1</w:t>
            </w:r>
            <w:r w:rsidDel="00000000" w:rsidR="00000000" w:rsidRPr="00000000">
              <w:rPr>
                <w:rtl w:val="0"/>
              </w:rPr>
            </w:r>
          </w:p>
        </w:tc>
      </w:tr>
      <w:tr>
        <w:trPr>
          <w:cantSplit w:val="0"/>
          <w:trHeight w:val="6143" w:hRule="atLeast"/>
          <w:tblHeader w:val="0"/>
        </w:trPr>
        <w:tc>
          <w:tcPr>
            <w:tcBorders>
              <w:top w:color="000000" w:space="0" w:sz="0" w:val="nil"/>
              <w:left w:color="000000" w:space="0" w:sz="0" w:val="nil"/>
              <w:right w:color="000000" w:space="0" w:sz="4" w:val="single"/>
            </w:tcBorders>
          </w:tcPr>
          <w:p w:rsidR="00000000" w:rsidDel="00000000" w:rsidP="00000000" w:rsidRDefault="00000000" w:rsidRPr="00000000" w14:paraId="0000004A">
            <w:pPr>
              <w:tabs>
                <w:tab w:val="left" w:leader="none" w:pos="851"/>
              </w:tabs>
              <w:spacing w:after="0" w:before="0" w:lineRule="auto"/>
              <w:ind w:left="0" w:firstLine="0"/>
              <w:rPr/>
            </w:pPr>
            <w:r w:rsidDel="00000000" w:rsidR="00000000" w:rsidRPr="00000000">
              <w:rPr>
                <w:rtl w:val="0"/>
              </w:rPr>
            </w:r>
          </w:p>
        </w:tc>
        <w:tc>
          <w:tcPr>
            <w:vMerge w:val="continue"/>
            <w:tcBorders>
              <w:left w:color="000000" w:space="0" w:sz="4" w:val="single"/>
            </w:tcBorders>
            <w:shd w:fill="bfbfbf"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center"/>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Pr>
              <w:drawing>
                <wp:inline distB="0" distT="0" distL="0" distR="0">
                  <wp:extent cx="2628502" cy="3686017"/>
                  <wp:effectExtent b="0" l="0" r="0" t="0"/>
                  <wp:docPr descr="U:\io.jpg" id="10" name="image2.jpg"/>
                  <a:graphic>
                    <a:graphicData uri="http://schemas.openxmlformats.org/drawingml/2006/picture">
                      <pic:pic>
                        <pic:nvPicPr>
                          <pic:cNvPr descr="U:\io.jpg" id="0" name="image2.jpg"/>
                          <pic:cNvPicPr preferRelativeResize="0"/>
                        </pic:nvPicPr>
                        <pic:blipFill>
                          <a:blip r:embed="rId13"/>
                          <a:srcRect b="22984" l="31588" r="29602" t="4452"/>
                          <a:stretch>
                            <a:fillRect/>
                          </a:stretch>
                        </pic:blipFill>
                        <pic:spPr>
                          <a:xfrm>
                            <a:off x="0" y="0"/>
                            <a:ext cx="2628502" cy="368601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center"/>
              <w:rPr>
                <w:rFonts w:ascii="Century Gothic" w:cs="Century Gothic" w:eastAsia="Century Gothic" w:hAnsi="Century Gothic"/>
                <w:b w:val="0"/>
                <w:i w:val="0"/>
                <w:smallCaps w:val="0"/>
                <w:strike w:val="0"/>
                <w:color w:val="000000"/>
                <w:sz w:val="14"/>
                <w:szCs w:val="1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 xml:space="preserve">Abbildung 1 / Figure1</w:t>
            </w:r>
          </w:p>
        </w:tc>
        <w:tc>
          <w:tcPr>
            <w:shd w:fill="auto" w:val="clea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center"/>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Pr>
              <w:drawing>
                <wp:inline distB="0" distT="0" distL="0" distR="0">
                  <wp:extent cx="3443009" cy="1903539"/>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43009" cy="190353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s>
              <w:spacing w:after="0" w:before="0" w:line="240" w:lineRule="auto"/>
              <w:ind w:left="0" w:right="0" w:firstLine="0"/>
              <w:jc w:val="center"/>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 xml:space="preserve">Abbildung 2 / Figure 2</w:t>
            </w:r>
            <w:r w:rsidDel="00000000" w:rsidR="00000000" w:rsidRPr="00000000">
              <w:rPr>
                <w:rtl w:val="0"/>
              </w:rPr>
            </w:r>
          </w:p>
        </w:tc>
      </w:tr>
      <w:tr>
        <w:trPr>
          <w:cantSplit w:val="0"/>
          <w:trHeight w:val="850" w:hRule="atLeast"/>
          <w:tblHeader w:val="0"/>
        </w:trPr>
        <w:tc>
          <w:tcPr>
            <w:tcBorders>
              <w:left w:color="000000" w:space="0" w:sz="0" w:val="nil"/>
              <w:bottom w:color="000000" w:space="0" w:sz="0" w:val="nil"/>
              <w:right w:color="000000" w:space="0" w:sz="4" w:val="single"/>
            </w:tcBorders>
          </w:tcPr>
          <w:p w:rsidR="00000000" w:rsidDel="00000000" w:rsidP="00000000" w:rsidRDefault="00000000" w:rsidRPr="00000000" w14:paraId="00000051">
            <w:pPr>
              <w:tabs>
                <w:tab w:val="left" w:leader="none" w:pos="851"/>
              </w:tabs>
              <w:spacing w:after="0" w:before="0" w:lineRule="auto"/>
              <w:ind w:left="0" w:firstLine="0"/>
              <w:rPr>
                <w:sz w:val="22"/>
                <w:szCs w:val="22"/>
              </w:rPr>
            </w:pPr>
            <w:r w:rsidDel="00000000" w:rsidR="00000000" w:rsidRPr="00000000">
              <w:rPr>
                <w:rtl w:val="0"/>
              </w:rPr>
            </w:r>
          </w:p>
        </w:tc>
        <w:tc>
          <w:tcPr>
            <w:vMerge w:val="restart"/>
            <w:tcBorders>
              <w:left w:color="000000" w:space="0" w:sz="4" w:val="single"/>
            </w:tcBorders>
            <w:shd w:fill="bfbfbf" w:val="clear"/>
            <w:vAlign w:val="center"/>
          </w:tcPr>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851"/>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054">
            <w:pPr>
              <w:tabs>
                <w:tab w:val="left" w:leader="none" w:pos="851"/>
                <w:tab w:val="left" w:leader="none" w:pos="0"/>
              </w:tabs>
              <w:spacing w:after="0" w:before="0" w:lineRule="auto"/>
              <w:ind w:left="0" w:firstLine="0"/>
              <w:jc w:val="both"/>
              <w:rPr>
                <w:b w:val="1"/>
                <w:sz w:val="22"/>
                <w:szCs w:val="22"/>
              </w:rPr>
            </w:pPr>
            <w:r w:rsidDel="00000000" w:rsidR="00000000" w:rsidRPr="00000000">
              <w:rPr>
                <w:b w:val="1"/>
                <w:rtl w:val="0"/>
              </w:rPr>
              <w:t xml:space="preserve">Nicht Bestanden:</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7"/>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Der Test gilt als nicht bestanden, wenn der Wasserfilm auf der begutachteten Oberfläche nicht kontinuierlich stehen bleibt und vor Ende der </w:t>
            </w:r>
            <w:sdt>
              <w:sdtPr>
                <w:tag w:val="goog_rdk_4"/>
              </w:sdtPr>
              <w:sdtContent>
                <w:ins w:author="Philip Hilbers" w:id="2" w:date="2025-01-10T14:11:00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ins>
              </w:sdtContent>
            </w:sdt>
            <w:sdt>
              <w:sdtPr>
                <w:tag w:val="goog_rdk_5"/>
              </w:sdtPr>
              <w:sdtContent>
                <w:del w:author="Philip Hilbers" w:id="2" w:date="2025-01-10T14:11:00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delText xml:space="preserve">6</w:delText>
                  </w:r>
                </w:del>
              </w:sdtContent>
            </w:sd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0 Sekunden abreißt.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7"/>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Siehe Abb. 3&amp;4</w:t>
            </w:r>
          </w:p>
        </w:tc>
        <w:tc>
          <w:tcPr>
            <w:shd w:fill="ff0000" w:val="clear"/>
          </w:tcPr>
          <w:p w:rsidR="00000000" w:rsidDel="00000000" w:rsidP="00000000" w:rsidRDefault="00000000" w:rsidRPr="00000000" w14:paraId="00000057">
            <w:pPr>
              <w:tabs>
                <w:tab w:val="left" w:leader="none" w:pos="851"/>
                <w:tab w:val="left" w:leader="none" w:pos="0"/>
              </w:tabs>
              <w:spacing w:after="0" w:before="0" w:lineRule="auto"/>
              <w:ind w:left="0" w:firstLine="0"/>
              <w:jc w:val="both"/>
              <w:rPr>
                <w:b w:val="1"/>
                <w:sz w:val="22"/>
                <w:szCs w:val="22"/>
              </w:rPr>
            </w:pPr>
            <w:r w:rsidDel="00000000" w:rsidR="00000000" w:rsidRPr="00000000">
              <w:rPr>
                <w:b w:val="1"/>
                <w:rtl w:val="0"/>
              </w:rPr>
              <w:t xml:space="preserve">Not passed:</w:t>
            </w:r>
            <w:r w:rsidDel="00000000" w:rsidR="00000000" w:rsidRPr="00000000">
              <w:rPr>
                <w:rtl w:val="0"/>
              </w:rPr>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33"/>
              </w:tabs>
              <w:spacing w:after="0" w:before="0" w:line="240" w:lineRule="auto"/>
              <w:ind w:left="0" w:right="567"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test is considered failed if the water film on the assessed surface is not staying continuous und breaks off before the end of the </w:t>
            </w:r>
            <w:sdt>
              <w:sdtPr>
                <w:tag w:val="goog_rdk_6"/>
              </w:sdtPr>
              <w:sdtContent>
                <w:ins w:author="Philip Hilbers" w:id="3" w:date="2025-01-10T14:11:00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ins>
              </w:sdtContent>
            </w:sdt>
            <w:sdt>
              <w:sdtPr>
                <w:tag w:val="goog_rdk_7"/>
              </w:sdtPr>
              <w:sdtContent>
                <w:del w:author="Philip Hilbers" w:id="3" w:date="2025-01-10T14:11:00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delText xml:space="preserve">6</w:delText>
                  </w:r>
                </w:del>
              </w:sdtContent>
            </w:sd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0 seconds. See figure 3&amp;4</w:t>
            </w:r>
          </w:p>
        </w:tc>
      </w:tr>
      <w:tr>
        <w:trPr>
          <w:cantSplit w:val="0"/>
          <w:trHeight w:val="850" w:hRule="atLeast"/>
          <w:tblHeader w:val="0"/>
        </w:trPr>
        <w:tc>
          <w:tcPr>
            <w:tcBorders>
              <w:left w:color="000000" w:space="0" w:sz="0" w:val="nil"/>
              <w:bottom w:color="000000" w:space="0" w:sz="0" w:val="nil"/>
              <w:right w:color="000000" w:space="0" w:sz="4" w:val="single"/>
            </w:tcBorders>
          </w:tcPr>
          <w:p w:rsidR="00000000" w:rsidDel="00000000" w:rsidP="00000000" w:rsidRDefault="00000000" w:rsidRPr="00000000" w14:paraId="00000059">
            <w:pPr>
              <w:tabs>
                <w:tab w:val="left" w:leader="none" w:pos="851"/>
              </w:tabs>
              <w:spacing w:before="0" w:lineRule="auto"/>
              <w:ind w:left="0" w:firstLine="0"/>
              <w:rPr/>
            </w:pPr>
            <w:r w:rsidDel="00000000" w:rsidR="00000000" w:rsidRPr="00000000">
              <w:rPr>
                <w:rtl w:val="0"/>
              </w:rPr>
            </w:r>
          </w:p>
        </w:tc>
        <w:tc>
          <w:tcPr>
            <w:vMerge w:val="continue"/>
            <w:tcBorders>
              <w:left w:color="000000" w:space="0" w:sz="4" w:val="single"/>
            </w:tcBorders>
            <w:shd w:fill="bfbfbf"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0"/>
                <w:tab w:val="left" w:leader="none" w:pos="33"/>
              </w:tabs>
              <w:spacing w:after="0" w:before="0" w:line="240" w:lineRule="auto"/>
              <w:ind w:left="0" w:right="567" w:firstLine="0"/>
              <w:jc w:val="center"/>
              <w:rPr>
                <w:rFonts w:ascii="Century Gothic" w:cs="Century Gothic" w:eastAsia="Century Gothic" w:hAnsi="Century Gothic"/>
                <w:b w:val="0"/>
                <w:i w:val="0"/>
                <w:smallCaps w:val="0"/>
                <w:strike w:val="0"/>
                <w:color w:val="000000"/>
                <w:sz w:val="14"/>
                <w:szCs w:val="1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Pr>
              <w:drawing>
                <wp:inline distB="0" distT="0" distL="0" distR="0">
                  <wp:extent cx="1286562" cy="2426838"/>
                  <wp:effectExtent b="0" l="0" r="0" t="0"/>
                  <wp:docPr descr="U:\nio.jpg" id="11" name="image4.jpg"/>
                  <a:graphic>
                    <a:graphicData uri="http://schemas.openxmlformats.org/drawingml/2006/picture">
                      <pic:pic>
                        <pic:nvPicPr>
                          <pic:cNvPr descr="U:\nio.jpg" id="0" name="image4.jpg"/>
                          <pic:cNvPicPr preferRelativeResize="0"/>
                        </pic:nvPicPr>
                        <pic:blipFill>
                          <a:blip r:embed="rId15"/>
                          <a:srcRect b="11995" l="37369" r="32959" t="13380"/>
                          <a:stretch>
                            <a:fillRect/>
                          </a:stretch>
                        </pic:blipFill>
                        <pic:spPr>
                          <a:xfrm>
                            <a:off x="0" y="0"/>
                            <a:ext cx="1286562" cy="24268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851"/>
                <w:tab w:val="left" w:leader="none" w:pos="0"/>
              </w:tabs>
              <w:spacing w:after="0" w:lineRule="auto"/>
              <w:ind w:left="0" w:firstLine="0"/>
              <w:jc w:val="center"/>
              <w:rPr>
                <w:b w:val="1"/>
                <w:sz w:val="22"/>
                <w:szCs w:val="22"/>
              </w:rPr>
            </w:pPr>
            <w:r w:rsidDel="00000000" w:rsidR="00000000" w:rsidRPr="00000000">
              <w:rPr>
                <w:color w:val="000000"/>
                <w:sz w:val="14"/>
                <w:szCs w:val="14"/>
                <w:rtl w:val="0"/>
              </w:rPr>
              <w:t xml:space="preserve">Abbildung 3 / Figure 3</w:t>
            </w:r>
            <w:r w:rsidDel="00000000" w:rsidR="00000000" w:rsidRPr="00000000">
              <w:rPr>
                <w:rtl w:val="0"/>
              </w:rPr>
            </w:r>
          </w:p>
        </w:tc>
        <w:tc>
          <w:tcPr>
            <w:vAlign w:val="center"/>
          </w:tcPr>
          <w:p w:rsidR="00000000" w:rsidDel="00000000" w:rsidP="00000000" w:rsidRDefault="00000000" w:rsidRPr="00000000" w14:paraId="0000005E">
            <w:pPr>
              <w:tabs>
                <w:tab w:val="left" w:leader="none" w:pos="851"/>
                <w:tab w:val="left" w:leader="none" w:pos="0"/>
              </w:tabs>
              <w:spacing w:after="0" w:lineRule="auto"/>
              <w:ind w:left="0" w:firstLine="0"/>
              <w:jc w:val="center"/>
              <w:rPr>
                <w:b w:val="1"/>
                <w:sz w:val="22"/>
                <w:szCs w:val="22"/>
              </w:rPr>
            </w:pPr>
            <w:r w:rsidDel="00000000" w:rsidR="00000000" w:rsidRPr="00000000">
              <w:rPr>
                <w:b w:val="1"/>
              </w:rPr>
              <w:drawing>
                <wp:inline distB="0" distT="0" distL="0" distR="0">
                  <wp:extent cx="3420110" cy="1911864"/>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20110" cy="191186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851"/>
                <w:tab w:val="left" w:leader="none" w:pos="0"/>
              </w:tabs>
              <w:spacing w:after="0" w:lineRule="auto"/>
              <w:ind w:left="0" w:firstLine="0"/>
              <w:jc w:val="center"/>
              <w:rPr>
                <w:b w:val="1"/>
                <w:sz w:val="22"/>
                <w:szCs w:val="22"/>
              </w:rPr>
            </w:pPr>
            <w:r w:rsidDel="00000000" w:rsidR="00000000" w:rsidRPr="00000000">
              <w:rPr>
                <w:color w:val="000000"/>
                <w:sz w:val="14"/>
                <w:szCs w:val="14"/>
                <w:rtl w:val="0"/>
              </w:rPr>
              <w:t xml:space="preserve">Abbildung 4 / Figure 4</w:t>
            </w:r>
            <w:r w:rsidDel="00000000" w:rsidR="00000000" w:rsidRPr="00000000">
              <w:rPr>
                <w:rtl w:val="0"/>
              </w:rPr>
            </w:r>
          </w:p>
        </w:tc>
      </w:tr>
      <w:tr>
        <w:trPr>
          <w:cantSplit w:val="0"/>
          <w:trHeight w:val="85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0">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851"/>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Verhalten bei nicht bestehen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851"/>
              <w:jc w:val="center"/>
              <w:rPr>
                <w:rFonts w:ascii="Century Gothic" w:cs="Century Gothic" w:eastAsia="Century Gothic" w:hAnsi="Century Gothic"/>
                <w:b w:val="0"/>
                <w:i w:val="0"/>
                <w:smallCaps w:val="0"/>
                <w:strike w:val="0"/>
                <w:color w:val="000000"/>
                <w:sz w:val="14"/>
                <w:szCs w:val="1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 xml:space="preserve">Conduct if it not passed</w:t>
            </w:r>
          </w:p>
        </w:tc>
        <w:tc>
          <w:tcPr/>
          <w:p w:rsidR="00000000" w:rsidDel="00000000" w:rsidP="00000000" w:rsidRDefault="00000000" w:rsidRPr="00000000" w14:paraId="00000064">
            <w:pPr>
              <w:tabs>
                <w:tab w:val="left" w:leader="none" w:pos="851"/>
                <w:tab w:val="left" w:leader="none" w:pos="0"/>
              </w:tabs>
              <w:ind w:left="0" w:firstLine="0"/>
              <w:jc w:val="both"/>
              <w:rPr>
                <w:color w:val="000000"/>
              </w:rPr>
            </w:pPr>
            <w:r w:rsidDel="00000000" w:rsidR="00000000" w:rsidRPr="00000000">
              <w:rPr>
                <w:color w:val="000000"/>
                <w:rtl w:val="0"/>
              </w:rPr>
              <w:t xml:space="preserve">Wiederholung der Reinigung und erneute Testdurchführung Lfd. Nr. 1 – 5.</w:t>
            </w:r>
          </w:p>
        </w:tc>
        <w:tc>
          <w:tcPr/>
          <w:p w:rsidR="00000000" w:rsidDel="00000000" w:rsidP="00000000" w:rsidRDefault="00000000" w:rsidRPr="00000000" w14:paraId="00000065">
            <w:pPr>
              <w:tabs>
                <w:tab w:val="left" w:leader="none" w:pos="851"/>
                <w:tab w:val="left" w:leader="none" w:pos="0"/>
              </w:tabs>
              <w:ind w:left="0" w:firstLine="0"/>
              <w:jc w:val="both"/>
              <w:rPr>
                <w:color w:val="000000"/>
              </w:rPr>
            </w:pPr>
            <w:r w:rsidDel="00000000" w:rsidR="00000000" w:rsidRPr="00000000">
              <w:rPr>
                <w:color w:val="000000"/>
                <w:rtl w:val="0"/>
              </w:rPr>
              <w:t xml:space="preserve">If there are any abnormalities in the tests, the cleaning of the components should be repeated and then the test should be performed again.</w:t>
            </w:r>
          </w:p>
        </w:tc>
      </w:tr>
      <w:tr>
        <w:trPr>
          <w:cantSplit w:val="0"/>
          <w:trHeight w:val="85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6">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851"/>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Verhalten bei Unstimmigkeiten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851"/>
              <w:jc w:val="center"/>
              <w:rPr>
                <w:rFonts w:ascii="Century Gothic" w:cs="Century Gothic" w:eastAsia="Century Gothic" w:hAnsi="Century Gothic"/>
                <w:b w:val="0"/>
                <w:i w:val="0"/>
                <w:smallCaps w:val="0"/>
                <w:strike w:val="0"/>
                <w:color w:val="000000"/>
                <w:sz w:val="14"/>
                <w:szCs w:val="1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 xml:space="preserve">Conduct in case of discrepancies</w:t>
            </w:r>
          </w:p>
        </w:tc>
        <w:tc>
          <w:tcPr/>
          <w:p w:rsidR="00000000" w:rsidDel="00000000" w:rsidP="00000000" w:rsidRDefault="00000000" w:rsidRPr="00000000" w14:paraId="0000006A">
            <w:pPr>
              <w:tabs>
                <w:tab w:val="left" w:leader="none" w:pos="851"/>
                <w:tab w:val="left" w:leader="none" w:pos="0"/>
              </w:tabs>
              <w:ind w:left="0" w:firstLine="0"/>
              <w:jc w:val="both"/>
              <w:rPr>
                <w:color w:val="000000"/>
                <w:sz w:val="22"/>
                <w:szCs w:val="22"/>
              </w:rPr>
            </w:pPr>
            <w:r w:rsidDel="00000000" w:rsidR="00000000" w:rsidRPr="00000000">
              <w:rPr>
                <w:color w:val="000000"/>
                <w:rtl w:val="0"/>
              </w:rPr>
              <w:t xml:space="preserve">Sollte der AP nicht einen Handschuhtest fordern und es kommt zu keinem eindeutigen Ergebnis, ist als Schiedsverfahren der Wischtest nach ACPB35 zusätzlich durchzuführen. </w:t>
            </w:r>
            <w:r w:rsidDel="00000000" w:rsidR="00000000" w:rsidRPr="00000000">
              <w:rPr>
                <w:rtl w:val="0"/>
              </w:rPr>
            </w:r>
          </w:p>
        </w:tc>
        <w:tc>
          <w:tcPr/>
          <w:p w:rsidR="00000000" w:rsidDel="00000000" w:rsidP="00000000" w:rsidRDefault="00000000" w:rsidRPr="00000000" w14:paraId="0000006B">
            <w:pPr>
              <w:tabs>
                <w:tab w:val="left" w:leader="none" w:pos="851"/>
                <w:tab w:val="left" w:leader="none" w:pos="0"/>
              </w:tabs>
              <w:ind w:left="0" w:firstLine="0"/>
              <w:jc w:val="both"/>
              <w:rPr>
                <w:color w:val="000000"/>
                <w:sz w:val="22"/>
                <w:szCs w:val="22"/>
              </w:rPr>
            </w:pPr>
            <w:r w:rsidDel="00000000" w:rsidR="00000000" w:rsidRPr="00000000">
              <w:rPr>
                <w:color w:val="000000"/>
                <w:rtl w:val="0"/>
              </w:rPr>
              <w:t xml:space="preserve">If the router does not demand a glove test and there is no clear result, the wipe test according to ACPB35 must be carried out additionally as an arbitration procedure.</w:t>
            </w:r>
            <w:r w:rsidDel="00000000" w:rsidR="00000000" w:rsidRPr="00000000">
              <w:rPr>
                <w:rtl w:val="0"/>
              </w:rPr>
            </w:r>
          </w:p>
        </w:tc>
      </w:tr>
      <w:tr>
        <w:trPr>
          <w:cantSplit w:val="0"/>
          <w:trHeight w:val="850"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C">
            <w:pPr>
              <w:tabs>
                <w:tab w:val="left" w:leader="none" w:pos="851"/>
              </w:tabs>
              <w:ind w:left="0" w:firstLine="0"/>
              <w:rPr/>
            </w:pPr>
            <w:r w:rsidDel="00000000" w:rsidR="00000000" w:rsidRPr="00000000">
              <w:rPr>
                <w:rtl w:val="0"/>
              </w:rPr>
            </w:r>
          </w:p>
        </w:tc>
        <w:tc>
          <w:tcPr>
            <w:tcBorders>
              <w:left w:color="000000" w:space="0" w:sz="4" w:val="single"/>
            </w:tcBorders>
            <w:shd w:fill="bfbfbf" w:val="clear"/>
            <w:vAlign w:val="center"/>
          </w:tcPr>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08" w:right="-108"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851"/>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Auffälligkeiten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851"/>
              <w:jc w:val="center"/>
              <w:rPr>
                <w:rFonts w:ascii="Century Gothic" w:cs="Century Gothic" w:eastAsia="Century Gothic" w:hAnsi="Century Gothic"/>
                <w:b w:val="0"/>
                <w:i w:val="0"/>
                <w:smallCaps w:val="0"/>
                <w:strike w:val="0"/>
                <w:color w:val="000000"/>
                <w:sz w:val="14"/>
                <w:szCs w:val="1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 xml:space="preserve">Abnormalities</w:t>
            </w:r>
          </w:p>
        </w:tc>
        <w:tc>
          <w:tcPr>
            <w:tcBorders>
              <w:bottom w:color="000000" w:space="0" w:sz="4" w:val="single"/>
            </w:tcBorders>
          </w:tcPr>
          <w:p w:rsidR="00000000" w:rsidDel="00000000" w:rsidP="00000000" w:rsidRDefault="00000000" w:rsidRPr="00000000" w14:paraId="00000070">
            <w:pPr>
              <w:tabs>
                <w:tab w:val="left" w:leader="none" w:pos="851"/>
                <w:tab w:val="left" w:leader="none" w:pos="0"/>
              </w:tabs>
              <w:ind w:left="0" w:firstLine="0"/>
              <w:jc w:val="both"/>
              <w:rPr>
                <w:color w:val="000000"/>
              </w:rPr>
            </w:pPr>
            <w:r w:rsidDel="00000000" w:rsidR="00000000" w:rsidRPr="00000000">
              <w:rPr>
                <w:color w:val="000000"/>
                <w:rtl w:val="0"/>
              </w:rPr>
              <w:t xml:space="preserve">Sollte das Wiederholen des Reinigungsverfahrens zu keiner Verbesserung des Ergebnisses führen, ist die Produktionsleitung zu Informieren.</w:t>
            </w:r>
          </w:p>
        </w:tc>
        <w:tc>
          <w:tcPr>
            <w:tcBorders>
              <w:bottom w:color="000000" w:space="0" w:sz="4" w:val="single"/>
            </w:tcBorders>
          </w:tcPr>
          <w:p w:rsidR="00000000" w:rsidDel="00000000" w:rsidP="00000000" w:rsidRDefault="00000000" w:rsidRPr="00000000" w14:paraId="00000071">
            <w:pPr>
              <w:tabs>
                <w:tab w:val="left" w:leader="none" w:pos="851"/>
                <w:tab w:val="left" w:leader="none" w:pos="0"/>
              </w:tabs>
              <w:ind w:left="0" w:firstLine="0"/>
              <w:jc w:val="both"/>
              <w:rPr>
                <w:color w:val="000000"/>
              </w:rPr>
            </w:pPr>
            <w:r w:rsidDel="00000000" w:rsidR="00000000" w:rsidRPr="00000000">
              <w:rPr>
                <w:color w:val="000000"/>
                <w:rtl w:val="0"/>
              </w:rPr>
              <w:t xml:space="preserve">If repeating the cleaning procedure does not improve the result, the production management must be informed.</w:t>
            </w:r>
          </w:p>
        </w:tc>
      </w:tr>
    </w:tbl>
    <w:p w:rsidR="00000000" w:rsidDel="00000000" w:rsidP="00000000" w:rsidRDefault="00000000" w:rsidRPr="00000000" w14:paraId="00000072">
      <w:pPr>
        <w:tabs>
          <w:tab w:val="left" w:leader="none" w:pos="851"/>
        </w:tabs>
        <w:ind w:left="0" w:firstLine="0"/>
        <w:rPr/>
      </w:pPr>
      <w:r w:rsidDel="00000000" w:rsidR="00000000" w:rsidRPr="00000000">
        <w:rPr>
          <w:rtl w:val="0"/>
        </w:rPr>
      </w:r>
    </w:p>
    <w:p w:rsidR="00000000" w:rsidDel="00000000" w:rsidP="00000000" w:rsidRDefault="00000000" w:rsidRPr="00000000" w14:paraId="00000073">
      <w:pPr>
        <w:pStyle w:val="Heading1"/>
        <w:numPr>
          <w:ilvl w:val="0"/>
          <w:numId w:val="1"/>
        </w:numPr>
        <w:tabs>
          <w:tab w:val="left" w:leader="none" w:pos="851"/>
          <w:tab w:val="left" w:leader="none" w:pos="142"/>
        </w:tabs>
        <w:ind w:left="568" w:firstLine="0"/>
        <w:rPr/>
      </w:pPr>
      <w:bookmarkStart w:colFirst="0" w:colLast="0" w:name="_heading=h.3dy6vkm" w:id="6"/>
      <w:bookmarkEnd w:id="6"/>
      <w:r w:rsidDel="00000000" w:rsidR="00000000" w:rsidRPr="00000000">
        <w:rPr>
          <w:rtl w:val="0"/>
        </w:rPr>
        <w:t xml:space="preserve">Anhang – Appendix</w:t>
      </w:r>
    </w:p>
    <w:p w:rsidR="00000000" w:rsidDel="00000000" w:rsidP="00000000" w:rsidRDefault="00000000" w:rsidRPr="00000000" w14:paraId="00000074">
      <w:pPr>
        <w:tabs>
          <w:tab w:val="left" w:leader="none" w:pos="851"/>
        </w:tabs>
        <w:rPr>
          <w:sz w:val="20"/>
          <w:szCs w:val="20"/>
        </w:rPr>
      </w:pPr>
      <w:r w:rsidDel="00000000" w:rsidR="00000000" w:rsidRPr="00000000">
        <w:rPr>
          <w:sz w:val="20"/>
          <w:szCs w:val="20"/>
          <w:rtl w:val="0"/>
        </w:rPr>
        <w:t xml:space="preserve">Übersicht der relevanten Normforderungen – Overview of the relevant requirements</w:t>
      </w:r>
    </w:p>
    <w:tbl>
      <w:tblPr>
        <w:tblStyle w:val="Table6"/>
        <w:tblW w:w="107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8"/>
        <w:gridCol w:w="3599"/>
        <w:gridCol w:w="3599"/>
        <w:tblGridChange w:id="0">
          <w:tblGrid>
            <w:gridCol w:w="3598"/>
            <w:gridCol w:w="3599"/>
            <w:gridCol w:w="3599"/>
          </w:tblGrid>
        </w:tblGridChange>
      </w:tblGrid>
      <w:tr>
        <w:trPr>
          <w:cantSplit w:val="0"/>
          <w:tblHeader w:val="0"/>
        </w:trPr>
        <w:tc>
          <w:tcPr>
            <w:shd w:fill="d9d9d9" w:val="clear"/>
            <w:vAlign w:val="center"/>
          </w:tcPr>
          <w:p w:rsidR="00000000" w:rsidDel="00000000" w:rsidP="00000000" w:rsidRDefault="00000000" w:rsidRPr="00000000" w14:paraId="00000075">
            <w:pPr>
              <w:tabs>
                <w:tab w:val="left" w:leader="none" w:pos="851"/>
                <w:tab w:val="left" w:leader="none" w:pos="0"/>
              </w:tabs>
              <w:spacing w:after="0" w:lineRule="auto"/>
              <w:ind w:left="0" w:firstLine="0"/>
              <w:jc w:val="center"/>
              <w:rPr/>
            </w:pPr>
            <w:r w:rsidDel="00000000" w:rsidR="00000000" w:rsidRPr="00000000">
              <w:rPr>
                <w:rtl w:val="0"/>
              </w:rPr>
              <w:t xml:space="preserve">Spezifikation</w:t>
            </w:r>
          </w:p>
          <w:p w:rsidR="00000000" w:rsidDel="00000000" w:rsidP="00000000" w:rsidRDefault="00000000" w:rsidRPr="00000000" w14:paraId="00000076">
            <w:pPr>
              <w:tabs>
                <w:tab w:val="left" w:leader="none" w:pos="851"/>
                <w:tab w:val="left" w:leader="none" w:pos="0"/>
              </w:tabs>
              <w:spacing w:after="0" w:lineRule="auto"/>
              <w:ind w:left="0" w:firstLine="0"/>
              <w:jc w:val="center"/>
              <w:rPr>
                <w:sz w:val="14"/>
                <w:szCs w:val="14"/>
              </w:rPr>
            </w:pPr>
            <w:r w:rsidDel="00000000" w:rsidR="00000000" w:rsidRPr="00000000">
              <w:rPr>
                <w:sz w:val="14"/>
                <w:szCs w:val="14"/>
                <w:rtl w:val="0"/>
              </w:rPr>
              <w:t xml:space="preserve">Specification</w:t>
            </w:r>
          </w:p>
        </w:tc>
        <w:tc>
          <w:tcPr>
            <w:shd w:fill="d9d9d9" w:val="clear"/>
            <w:vAlign w:val="center"/>
          </w:tcPr>
          <w:p w:rsidR="00000000" w:rsidDel="00000000" w:rsidP="00000000" w:rsidRDefault="00000000" w:rsidRPr="00000000" w14:paraId="00000077">
            <w:pPr>
              <w:tabs>
                <w:tab w:val="left" w:leader="none" w:pos="851"/>
                <w:tab w:val="left" w:leader="none" w:pos="0"/>
              </w:tabs>
              <w:spacing w:after="0" w:lineRule="auto"/>
              <w:ind w:left="0" w:firstLine="0"/>
              <w:jc w:val="center"/>
              <w:rPr/>
            </w:pPr>
            <w:r w:rsidDel="00000000" w:rsidR="00000000" w:rsidRPr="00000000">
              <w:rPr>
                <w:rtl w:val="0"/>
              </w:rPr>
              <w:t xml:space="preserve">Winkel</w:t>
            </w:r>
          </w:p>
          <w:p w:rsidR="00000000" w:rsidDel="00000000" w:rsidP="00000000" w:rsidRDefault="00000000" w:rsidRPr="00000000" w14:paraId="00000078">
            <w:pPr>
              <w:tabs>
                <w:tab w:val="left" w:leader="none" w:pos="851"/>
                <w:tab w:val="left" w:leader="none" w:pos="0"/>
              </w:tabs>
              <w:spacing w:after="0" w:lineRule="auto"/>
              <w:ind w:left="0" w:firstLine="0"/>
              <w:jc w:val="center"/>
              <w:rPr>
                <w:sz w:val="14"/>
                <w:szCs w:val="14"/>
              </w:rPr>
            </w:pPr>
            <w:r w:rsidDel="00000000" w:rsidR="00000000" w:rsidRPr="00000000">
              <w:rPr>
                <w:sz w:val="14"/>
                <w:szCs w:val="14"/>
                <w:rtl w:val="0"/>
              </w:rPr>
              <w:t xml:space="preserve">Angel</w:t>
            </w:r>
          </w:p>
        </w:tc>
        <w:tc>
          <w:tcPr>
            <w:shd w:fill="d9d9d9" w:val="clear"/>
            <w:vAlign w:val="center"/>
          </w:tcPr>
          <w:p w:rsidR="00000000" w:rsidDel="00000000" w:rsidP="00000000" w:rsidRDefault="00000000" w:rsidRPr="00000000" w14:paraId="00000079">
            <w:pPr>
              <w:tabs>
                <w:tab w:val="left" w:leader="none" w:pos="851"/>
                <w:tab w:val="left" w:leader="none" w:pos="0"/>
              </w:tabs>
              <w:spacing w:after="0" w:lineRule="auto"/>
              <w:ind w:left="0" w:firstLine="0"/>
              <w:jc w:val="center"/>
              <w:rPr/>
            </w:pPr>
            <w:r w:rsidDel="00000000" w:rsidR="00000000" w:rsidRPr="00000000">
              <w:rPr>
                <w:rtl w:val="0"/>
              </w:rPr>
              <w:t xml:space="preserve">Zeit</w:t>
            </w:r>
          </w:p>
          <w:p w:rsidR="00000000" w:rsidDel="00000000" w:rsidP="00000000" w:rsidRDefault="00000000" w:rsidRPr="00000000" w14:paraId="0000007A">
            <w:pPr>
              <w:tabs>
                <w:tab w:val="left" w:leader="none" w:pos="851"/>
                <w:tab w:val="left" w:leader="none" w:pos="0"/>
              </w:tabs>
              <w:spacing w:after="0" w:lineRule="auto"/>
              <w:ind w:left="0" w:firstLine="0"/>
              <w:jc w:val="center"/>
              <w:rPr>
                <w:sz w:val="14"/>
                <w:szCs w:val="14"/>
              </w:rPr>
            </w:pPr>
            <w:r w:rsidDel="00000000" w:rsidR="00000000" w:rsidRPr="00000000">
              <w:rPr>
                <w:sz w:val="14"/>
                <w:szCs w:val="14"/>
                <w:rtl w:val="0"/>
              </w:rPr>
              <w:t xml:space="preserve">Time</w:t>
            </w:r>
          </w:p>
        </w:tc>
      </w:tr>
      <w:tr>
        <w:trPr>
          <w:cantSplit w:val="0"/>
          <w:tblHeader w:val="0"/>
        </w:trPr>
        <w:tc>
          <w:tcPr>
            <w:vAlign w:val="center"/>
          </w:tcPr>
          <w:p w:rsidR="00000000" w:rsidDel="00000000" w:rsidP="00000000" w:rsidRDefault="00000000" w:rsidRPr="00000000" w14:paraId="0000007B">
            <w:pPr>
              <w:tabs>
                <w:tab w:val="left" w:leader="none" w:pos="851"/>
                <w:tab w:val="left" w:leader="none" w:pos="0"/>
              </w:tabs>
              <w:ind w:left="0" w:firstLine="0"/>
              <w:jc w:val="center"/>
              <w:rPr/>
            </w:pPr>
            <w:r w:rsidDel="00000000" w:rsidR="00000000" w:rsidRPr="00000000">
              <w:rPr>
                <w:rtl w:val="0"/>
              </w:rPr>
              <w:t xml:space="preserve">ASTM F22 – 13</w:t>
            </w:r>
          </w:p>
        </w:tc>
        <w:tc>
          <w:tcPr>
            <w:vAlign w:val="center"/>
          </w:tcPr>
          <w:p w:rsidR="00000000" w:rsidDel="00000000" w:rsidP="00000000" w:rsidRDefault="00000000" w:rsidRPr="00000000" w14:paraId="0000007C">
            <w:pPr>
              <w:tabs>
                <w:tab w:val="left" w:leader="none" w:pos="851"/>
                <w:tab w:val="left" w:leader="none" w:pos="0"/>
              </w:tabs>
              <w:ind w:left="0" w:firstLine="0"/>
              <w:jc w:val="center"/>
              <w:rPr/>
            </w:pPr>
            <w:r w:rsidDel="00000000" w:rsidR="00000000" w:rsidRPr="00000000">
              <w:rPr>
                <w:rtl w:val="0"/>
              </w:rPr>
              <w:t xml:space="preserve">Senkrecht </w:t>
            </w:r>
            <w:r w:rsidDel="00000000" w:rsidR="00000000" w:rsidRPr="00000000">
              <w:rPr>
                <w:sz w:val="14"/>
                <w:szCs w:val="14"/>
                <w:rtl w:val="0"/>
              </w:rPr>
              <w:t xml:space="preserve">Vertical</w:t>
            </w:r>
            <w:r w:rsidDel="00000000" w:rsidR="00000000" w:rsidRPr="00000000">
              <w:rPr>
                <w:rtl w:val="0"/>
              </w:rPr>
              <w:t xml:space="preserve">(90°)</w:t>
            </w:r>
          </w:p>
        </w:tc>
        <w:tc>
          <w:tcPr>
            <w:vAlign w:val="center"/>
          </w:tcPr>
          <w:p w:rsidR="00000000" w:rsidDel="00000000" w:rsidP="00000000" w:rsidRDefault="00000000" w:rsidRPr="00000000" w14:paraId="0000007D">
            <w:pPr>
              <w:tabs>
                <w:tab w:val="left" w:leader="none" w:pos="851"/>
                <w:tab w:val="left" w:leader="none" w:pos="0"/>
              </w:tabs>
              <w:ind w:left="0" w:firstLine="0"/>
              <w:jc w:val="center"/>
              <w:rPr/>
            </w:pPr>
            <w:r w:rsidDel="00000000" w:rsidR="00000000" w:rsidRPr="00000000">
              <w:rPr>
                <w:rtl w:val="0"/>
              </w:rPr>
              <w:t xml:space="preserve">≥ 60 s</w:t>
            </w:r>
          </w:p>
        </w:tc>
      </w:tr>
      <w:tr>
        <w:trPr>
          <w:cantSplit w:val="0"/>
          <w:tblHeader w:val="0"/>
        </w:trPr>
        <w:tc>
          <w:tcPr>
            <w:vAlign w:val="center"/>
          </w:tcPr>
          <w:p w:rsidR="00000000" w:rsidDel="00000000" w:rsidP="00000000" w:rsidRDefault="00000000" w:rsidRPr="00000000" w14:paraId="0000007E">
            <w:pPr>
              <w:tabs>
                <w:tab w:val="left" w:leader="none" w:pos="851"/>
                <w:tab w:val="left" w:leader="none" w:pos="0"/>
              </w:tabs>
              <w:ind w:left="0" w:firstLine="0"/>
              <w:jc w:val="center"/>
              <w:rPr/>
            </w:pPr>
            <w:r w:rsidDel="00000000" w:rsidR="00000000" w:rsidRPr="00000000">
              <w:rPr>
                <w:rtl w:val="0"/>
              </w:rPr>
              <w:t xml:space="preserve">STD 4304</w:t>
            </w:r>
          </w:p>
        </w:tc>
        <w:tc>
          <w:tcPr>
            <w:vAlign w:val="center"/>
          </w:tcPr>
          <w:p w:rsidR="00000000" w:rsidDel="00000000" w:rsidP="00000000" w:rsidRDefault="00000000" w:rsidRPr="00000000" w14:paraId="0000007F">
            <w:pPr>
              <w:tabs>
                <w:tab w:val="left" w:leader="none" w:pos="851"/>
                <w:tab w:val="left" w:leader="none" w:pos="0"/>
              </w:tabs>
              <w:ind w:left="0" w:firstLine="0"/>
              <w:jc w:val="center"/>
              <w:rPr/>
            </w:pPr>
            <w:r w:rsidDel="00000000" w:rsidR="00000000" w:rsidRPr="00000000">
              <w:rPr>
                <w:rtl w:val="0"/>
              </w:rPr>
              <w:t xml:space="preserve">30° - 90°</w:t>
            </w:r>
          </w:p>
        </w:tc>
        <w:tc>
          <w:tcPr>
            <w:vAlign w:val="center"/>
          </w:tcPr>
          <w:p w:rsidR="00000000" w:rsidDel="00000000" w:rsidP="00000000" w:rsidRDefault="00000000" w:rsidRPr="00000000" w14:paraId="00000080">
            <w:pPr>
              <w:tabs>
                <w:tab w:val="left" w:leader="none" w:pos="851"/>
                <w:tab w:val="left" w:leader="none" w:pos="0"/>
              </w:tabs>
              <w:ind w:left="0" w:firstLine="0"/>
              <w:jc w:val="center"/>
              <w:rPr/>
            </w:pPr>
            <w:r w:rsidDel="00000000" w:rsidR="00000000" w:rsidRPr="00000000">
              <w:rPr>
                <w:rtl w:val="0"/>
              </w:rPr>
              <w:t xml:space="preserve">≥ 30 s</w:t>
            </w:r>
          </w:p>
        </w:tc>
      </w:tr>
      <w:tr>
        <w:trPr>
          <w:cantSplit w:val="0"/>
          <w:tblHeader w:val="0"/>
        </w:trPr>
        <w:tc>
          <w:tcPr>
            <w:vAlign w:val="center"/>
          </w:tcPr>
          <w:p w:rsidR="00000000" w:rsidDel="00000000" w:rsidP="00000000" w:rsidRDefault="00000000" w:rsidRPr="00000000" w14:paraId="00000081">
            <w:pPr>
              <w:tabs>
                <w:tab w:val="left" w:leader="none" w:pos="851"/>
                <w:tab w:val="left" w:leader="none" w:pos="0"/>
              </w:tabs>
              <w:ind w:left="0" w:firstLine="0"/>
              <w:jc w:val="center"/>
              <w:rPr/>
            </w:pPr>
            <w:r w:rsidDel="00000000" w:rsidR="00000000" w:rsidRPr="00000000">
              <w:rPr>
                <w:rtl w:val="0"/>
              </w:rPr>
              <w:t xml:space="preserve">NTA 72252</w:t>
            </w:r>
          </w:p>
        </w:tc>
        <w:tc>
          <w:tcPr>
            <w:vAlign w:val="center"/>
          </w:tcPr>
          <w:p w:rsidR="00000000" w:rsidDel="00000000" w:rsidP="00000000" w:rsidRDefault="00000000" w:rsidRPr="00000000" w14:paraId="00000082">
            <w:pPr>
              <w:tabs>
                <w:tab w:val="left" w:leader="none" w:pos="851"/>
                <w:tab w:val="left" w:leader="none" w:pos="0"/>
              </w:tabs>
              <w:ind w:left="0" w:firstLine="0"/>
              <w:jc w:val="center"/>
              <w:rPr/>
            </w:pPr>
            <w:r w:rsidDel="00000000" w:rsidR="00000000" w:rsidRPr="00000000">
              <w:rPr>
                <w:rtl w:val="0"/>
              </w:rPr>
              <w:t xml:space="preserve">Senkrecht </w:t>
            </w:r>
            <w:r w:rsidDel="00000000" w:rsidR="00000000" w:rsidRPr="00000000">
              <w:rPr>
                <w:sz w:val="14"/>
                <w:szCs w:val="14"/>
                <w:rtl w:val="0"/>
              </w:rPr>
              <w:t xml:space="preserve">Vertical</w:t>
            </w:r>
            <w:r w:rsidDel="00000000" w:rsidR="00000000" w:rsidRPr="00000000">
              <w:rPr>
                <w:rtl w:val="0"/>
              </w:rPr>
              <w:t xml:space="preserve"> (90°)</w:t>
            </w:r>
          </w:p>
        </w:tc>
        <w:tc>
          <w:tcPr>
            <w:vAlign w:val="center"/>
          </w:tcPr>
          <w:p w:rsidR="00000000" w:rsidDel="00000000" w:rsidP="00000000" w:rsidRDefault="00000000" w:rsidRPr="00000000" w14:paraId="00000083">
            <w:pPr>
              <w:tabs>
                <w:tab w:val="left" w:leader="none" w:pos="851"/>
                <w:tab w:val="left" w:leader="none" w:pos="0"/>
              </w:tabs>
              <w:ind w:left="0" w:firstLine="0"/>
              <w:jc w:val="center"/>
              <w:rPr/>
            </w:pPr>
            <w:r w:rsidDel="00000000" w:rsidR="00000000" w:rsidRPr="00000000">
              <w:rPr>
                <w:rtl w:val="0"/>
              </w:rPr>
              <w:t xml:space="preserve">≥ 30 s</w:t>
            </w:r>
          </w:p>
        </w:tc>
      </w:tr>
    </w:tbl>
    <w:p w:rsidR="00000000" w:rsidDel="00000000" w:rsidP="00000000" w:rsidRDefault="00000000" w:rsidRPr="00000000" w14:paraId="00000084">
      <w:pPr>
        <w:tabs>
          <w:tab w:val="left" w:leader="none" w:pos="851"/>
        </w:tabs>
        <w:ind w:left="0" w:firstLine="0"/>
        <w:rPr>
          <w:sz w:val="20"/>
          <w:szCs w:val="20"/>
        </w:rPr>
      </w:pPr>
      <w:r w:rsidDel="00000000" w:rsidR="00000000" w:rsidRPr="00000000">
        <w:rPr>
          <w:rtl w:val="0"/>
        </w:rPr>
      </w:r>
    </w:p>
    <w:sectPr>
      <w:footerReference r:id="rId17" w:type="default"/>
      <w:type w:val="nextPage"/>
      <w:pgSz w:h="11907" w:w="16839" w:orient="landscape"/>
      <w:pgMar w:bottom="1417" w:top="1417" w:left="1134" w:right="1245" w:header="709"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60" w:line="240" w:lineRule="auto"/>
      <w:ind w:left="851" w:right="0" w:hanging="851"/>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tabs>
        <w:tab w:val="left" w:leader="none" w:pos="851"/>
        <w:tab w:val="center" w:leader="none" w:pos="7143"/>
        <w:tab w:val="left" w:leader="none" w:pos="8953"/>
      </w:tabs>
      <w:jc w:val="center"/>
      <w:rPr>
        <w:b w:val="1"/>
        <w:sz w:val="16"/>
        <w:szCs w:val="16"/>
      </w:rPr>
    </w:pPr>
    <w:r w:rsidDel="00000000" w:rsidR="00000000" w:rsidRPr="00000000">
      <w:rPr>
        <w:rtl w:val="0"/>
      </w:rPr>
    </w:r>
  </w:p>
  <w:tbl>
    <w:tblPr>
      <w:tblStyle w:val="Table9"/>
      <w:tblW w:w="14464.0" w:type="dxa"/>
      <w:jc w:val="left"/>
      <w:tblInd w:w="70.0" w:type="dxa"/>
      <w:tblBorders>
        <w:top w:color="000000" w:space="0" w:sz="12" w:val="single"/>
        <w:bottom w:color="000000" w:space="0" w:sz="12" w:val="single"/>
      </w:tblBorders>
      <w:tblLayout w:type="fixed"/>
      <w:tblLook w:val="0000"/>
    </w:tblPr>
    <w:tblGrid>
      <w:gridCol w:w="4408"/>
      <w:gridCol w:w="5235"/>
      <w:gridCol w:w="4821"/>
      <w:tblGridChange w:id="0">
        <w:tblGrid>
          <w:gridCol w:w="4408"/>
          <w:gridCol w:w="5235"/>
          <w:gridCol w:w="4821"/>
        </w:tblGrid>
      </w:tblGridChange>
    </w:tblGrid>
    <w:tr>
      <w:trPr>
        <w:cantSplit w:val="1"/>
        <w:trHeight w:val="143" w:hRule="atLeast"/>
        <w:tblHeader w:val="0"/>
      </w:trPr>
      <w:tc>
        <w:tcPr>
          <w:tcBorders>
            <w:top w:color="000000" w:space="0" w:sz="0" w:val="nil"/>
            <w:bottom w:color="000000" w:space="0" w:sz="4" w:val="single"/>
          </w:tcBorders>
        </w:tcPr>
        <w:p w:rsidR="00000000" w:rsidDel="00000000" w:rsidP="00000000" w:rsidRDefault="00000000" w:rsidRPr="00000000" w14:paraId="00000098">
          <w:pPr>
            <w:tabs>
              <w:tab w:val="left" w:leader="none" w:pos="851"/>
              <w:tab w:val="center" w:leader="none" w:pos="4536"/>
              <w:tab w:val="right" w:leader="none" w:pos="9072"/>
            </w:tabs>
            <w:spacing w:after="0" w:lineRule="auto"/>
            <w:rPr>
              <w:rFonts w:ascii="Arial Narrow" w:cs="Arial Narrow" w:eastAsia="Arial Narrow" w:hAnsi="Arial Narrow"/>
              <w:smallCaps w:val="1"/>
              <w:sz w:val="24"/>
              <w:szCs w:val="24"/>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99">
          <w:pPr>
            <w:tabs>
              <w:tab w:val="left" w:leader="none" w:pos="851"/>
              <w:tab w:val="center" w:leader="none" w:pos="4536"/>
              <w:tab w:val="right" w:leader="none" w:pos="9072"/>
            </w:tabs>
            <w:spacing w:after="0" w:lineRule="auto"/>
            <w:jc w:val="center"/>
            <w:rPr>
              <w:rFonts w:ascii="Arial Narrow" w:cs="Arial Narrow" w:eastAsia="Arial Narrow" w:hAnsi="Arial Narrow"/>
              <w:b w:val="1"/>
              <w:smallCaps w:val="1"/>
              <w:sz w:val="24"/>
              <w:szCs w:val="24"/>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9A">
          <w:pPr>
            <w:tabs>
              <w:tab w:val="left" w:leader="none" w:pos="851"/>
              <w:tab w:val="center" w:leader="none" w:pos="4536"/>
              <w:tab w:val="right" w:leader="none" w:pos="9072"/>
            </w:tabs>
            <w:spacing w:after="0" w:lineRule="auto"/>
            <w:rPr>
              <w:rFonts w:ascii="Arial Narrow" w:cs="Arial Narrow" w:eastAsia="Arial Narrow" w:hAnsi="Arial Narrow"/>
              <w:smallCaps w:val="1"/>
              <w:sz w:val="24"/>
              <w:szCs w:val="24"/>
            </w:rPr>
          </w:pPr>
          <w:r w:rsidDel="00000000" w:rsidR="00000000" w:rsidRPr="00000000">
            <w:rPr>
              <w:rtl w:val="0"/>
            </w:rPr>
          </w:r>
        </w:p>
      </w:tc>
    </w:tr>
  </w:tbl>
  <w:p w:rsidR="00000000" w:rsidDel="00000000" w:rsidP="00000000" w:rsidRDefault="00000000" w:rsidRPr="00000000" w14:paraId="0000009B">
    <w:pPr>
      <w:tabs>
        <w:tab w:val="left" w:leader="none" w:pos="851"/>
        <w:tab w:val="center" w:leader="none" w:pos="7143"/>
        <w:tab w:val="left" w:leader="none" w:pos="8953"/>
      </w:tabs>
      <w:jc w:val="center"/>
      <w:rPr>
        <w:b w:val="1"/>
        <w:sz w:val="16"/>
        <w:szCs w:val="16"/>
      </w:rPr>
    </w:pPr>
    <w:r w:rsidDel="00000000" w:rsidR="00000000" w:rsidRPr="00000000">
      <w:rPr>
        <w:b w:val="1"/>
        <w:sz w:val="16"/>
        <w:szCs w:val="16"/>
        <w:rtl w:val="0"/>
      </w:rPr>
      <w:t xml:space="preserve">Unkontrollierte Kopie bei Ausdruck/Uncontrolled copy if printed</w:t>
    </w:r>
  </w:p>
  <w:p w:rsidR="00000000" w:rsidDel="00000000" w:rsidP="00000000" w:rsidRDefault="00000000" w:rsidRPr="00000000" w14:paraId="0000009C">
    <w:pPr>
      <w:tabs>
        <w:tab w:val="left" w:leader="none" w:pos="851"/>
        <w:tab w:val="center" w:leader="none" w:pos="7143"/>
        <w:tab w:val="left" w:leader="none" w:pos="8953"/>
      </w:tabs>
      <w:jc w:val="center"/>
      <w:rPr>
        <w:b w:val="1"/>
        <w:sz w:val="16"/>
        <w:szCs w:val="16"/>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pBdr>
        <w:top w:color="000000" w:space="0" w:sz="4" w:val="single"/>
      </w:pBdr>
      <w:tabs>
        <w:tab w:val="left" w:leader="none" w:pos="851"/>
      </w:tabs>
      <w:ind w:right="-851" w:hanging="1277"/>
      <w:jc w:val="center"/>
      <w:rPr>
        <w:sz w:val="12"/>
        <w:szCs w:val="12"/>
      </w:rPr>
    </w:pPr>
    <w:r w:rsidDel="00000000" w:rsidR="00000000" w:rsidRPr="00000000">
      <w:rPr>
        <w:sz w:val="12"/>
        <w:szCs w:val="12"/>
        <w:rtl w:val="0"/>
      </w:rPr>
      <w:t xml:space="preserve">Aero-Coating GmbH, Lukaswiese 8, 23970 Wismar</w:t>
    </w:r>
  </w:p>
  <w:p w:rsidR="00000000" w:rsidDel="00000000" w:rsidP="00000000" w:rsidRDefault="00000000" w:rsidRPr="00000000" w14:paraId="0000009E">
    <w:pPr>
      <w:pBdr>
        <w:top w:color="000000" w:space="0" w:sz="4" w:val="single"/>
      </w:pBdr>
      <w:tabs>
        <w:tab w:val="left" w:leader="none" w:pos="851"/>
      </w:tabs>
      <w:ind w:right="-851" w:hanging="1277"/>
      <w:jc w:val="center"/>
      <w:rPr>
        <w:b w:val="1"/>
        <w:sz w:val="12"/>
        <w:szCs w:val="12"/>
      </w:rPr>
    </w:pPr>
    <w:r w:rsidDel="00000000" w:rsidR="00000000" w:rsidRPr="00000000">
      <w:rPr>
        <w:b w:val="1"/>
        <w:sz w:val="16"/>
        <w:szCs w:val="16"/>
        <w:rtl w:val="0"/>
      </w:rPr>
      <w:t xml:space="preserve">Unkontrollierte Kopie bei Ausdruck/Uncontrolled copy if printed</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tabs>
        <w:tab w:val="left" w:leader="none" w:pos="851"/>
        <w:tab w:val="center" w:leader="none" w:pos="7143"/>
        <w:tab w:val="left" w:leader="none" w:pos="8953"/>
      </w:tabs>
      <w:jc w:val="center"/>
      <w:rPr>
        <w:b w:val="1"/>
        <w:sz w:val="16"/>
        <w:szCs w:val="16"/>
      </w:rPr>
    </w:pPr>
    <w:r w:rsidDel="00000000" w:rsidR="00000000" w:rsidRPr="00000000">
      <w:rPr>
        <w:rtl w:val="0"/>
      </w:rPr>
    </w:r>
  </w:p>
  <w:tbl>
    <w:tblPr>
      <w:tblStyle w:val="Table10"/>
      <w:tblW w:w="14464.0" w:type="dxa"/>
      <w:jc w:val="left"/>
      <w:tblInd w:w="70.0" w:type="dxa"/>
      <w:tblBorders>
        <w:top w:color="000000" w:space="0" w:sz="12" w:val="single"/>
        <w:bottom w:color="000000" w:space="0" w:sz="12" w:val="single"/>
      </w:tblBorders>
      <w:tblLayout w:type="fixed"/>
      <w:tblLook w:val="0000"/>
    </w:tblPr>
    <w:tblGrid>
      <w:gridCol w:w="4408"/>
      <w:gridCol w:w="5235"/>
      <w:gridCol w:w="4821"/>
      <w:tblGridChange w:id="0">
        <w:tblGrid>
          <w:gridCol w:w="4408"/>
          <w:gridCol w:w="5235"/>
          <w:gridCol w:w="4821"/>
        </w:tblGrid>
      </w:tblGridChange>
    </w:tblGrid>
    <w:tr>
      <w:trPr>
        <w:cantSplit w:val="1"/>
        <w:trHeight w:val="143" w:hRule="atLeast"/>
        <w:tblHeader w:val="0"/>
      </w:trPr>
      <w:tc>
        <w:tcPr>
          <w:tcBorders>
            <w:top w:color="000000" w:space="0" w:sz="0" w:val="nil"/>
            <w:bottom w:color="000000" w:space="0" w:sz="4" w:val="single"/>
          </w:tcBorders>
        </w:tcPr>
        <w:p w:rsidR="00000000" w:rsidDel="00000000" w:rsidP="00000000" w:rsidRDefault="00000000" w:rsidRPr="00000000" w14:paraId="000000A0">
          <w:pPr>
            <w:tabs>
              <w:tab w:val="left" w:leader="none" w:pos="851"/>
              <w:tab w:val="center" w:leader="none" w:pos="4536"/>
              <w:tab w:val="right" w:leader="none" w:pos="9072"/>
            </w:tabs>
            <w:spacing w:after="0" w:lineRule="auto"/>
            <w:rPr>
              <w:rFonts w:ascii="Arial Narrow" w:cs="Arial Narrow" w:eastAsia="Arial Narrow" w:hAnsi="Arial Narrow"/>
              <w:smallCaps w:val="1"/>
              <w:sz w:val="24"/>
              <w:szCs w:val="24"/>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A1">
          <w:pPr>
            <w:tabs>
              <w:tab w:val="left" w:leader="none" w:pos="851"/>
              <w:tab w:val="center" w:leader="none" w:pos="4536"/>
              <w:tab w:val="right" w:leader="none" w:pos="9072"/>
            </w:tabs>
            <w:spacing w:after="0" w:lineRule="auto"/>
            <w:jc w:val="center"/>
            <w:rPr>
              <w:rFonts w:ascii="Arial Narrow" w:cs="Arial Narrow" w:eastAsia="Arial Narrow" w:hAnsi="Arial Narrow"/>
              <w:b w:val="1"/>
              <w:smallCaps w:val="1"/>
              <w:sz w:val="24"/>
              <w:szCs w:val="24"/>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A2">
          <w:pPr>
            <w:tabs>
              <w:tab w:val="left" w:leader="none" w:pos="851"/>
              <w:tab w:val="center" w:leader="none" w:pos="4536"/>
              <w:tab w:val="right" w:leader="none" w:pos="9072"/>
            </w:tabs>
            <w:spacing w:after="0" w:lineRule="auto"/>
            <w:rPr>
              <w:rFonts w:ascii="Arial Narrow" w:cs="Arial Narrow" w:eastAsia="Arial Narrow" w:hAnsi="Arial Narrow"/>
              <w:smallCaps w:val="1"/>
              <w:sz w:val="24"/>
              <w:szCs w:val="24"/>
            </w:rPr>
          </w:pPr>
          <w:r w:rsidDel="00000000" w:rsidR="00000000" w:rsidRPr="00000000">
            <w:rPr>
              <w:rtl w:val="0"/>
            </w:rPr>
          </w:r>
        </w:p>
      </w:tc>
    </w:tr>
  </w:tbl>
  <w:p w:rsidR="00000000" w:rsidDel="00000000" w:rsidP="00000000" w:rsidRDefault="00000000" w:rsidRPr="00000000" w14:paraId="000000A3">
    <w:pPr>
      <w:tabs>
        <w:tab w:val="left" w:leader="none" w:pos="851"/>
        <w:tab w:val="center" w:leader="none" w:pos="7143"/>
        <w:tab w:val="left" w:leader="none" w:pos="8953"/>
      </w:tabs>
      <w:jc w:val="center"/>
      <w:rPr>
        <w:b w:val="1"/>
        <w:sz w:val="16"/>
        <w:szCs w:val="16"/>
      </w:rPr>
    </w:pPr>
    <w:r w:rsidDel="00000000" w:rsidR="00000000" w:rsidRPr="00000000">
      <w:rPr>
        <w:b w:val="1"/>
        <w:sz w:val="16"/>
        <w:szCs w:val="16"/>
        <w:rtl w:val="0"/>
      </w:rPr>
      <w:t xml:space="preserve">Unkontrollierte Kopie bei Ausdruck/Uncontrolled copy if printed</w:t>
    </w:r>
  </w:p>
  <w:p w:rsidR="00000000" w:rsidDel="00000000" w:rsidP="00000000" w:rsidRDefault="00000000" w:rsidRPr="00000000" w14:paraId="000000A4">
    <w:pPr>
      <w:tabs>
        <w:tab w:val="left" w:leader="none" w:pos="851"/>
        <w:tab w:val="center" w:leader="none" w:pos="7143"/>
        <w:tab w:val="left" w:leader="none" w:pos="8953"/>
      </w:tabs>
      <w:jc w:val="center"/>
      <w:rPr>
        <w:b w:val="1"/>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851" w:right="0" w:hanging="851"/>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14430.0" w:type="dxa"/>
      <w:jc w:val="left"/>
      <w:tblInd w:w="99.0" w:type="dxa"/>
      <w:tblBorders>
        <w:bottom w:color="000000" w:space="0" w:sz="4" w:val="single"/>
      </w:tblBorders>
      <w:tblLayout w:type="fixed"/>
      <w:tblLook w:val="0000"/>
    </w:tblPr>
    <w:tblGrid>
      <w:gridCol w:w="2982"/>
      <w:gridCol w:w="8188"/>
      <w:gridCol w:w="3260"/>
      <w:tblGridChange w:id="0">
        <w:tblGrid>
          <w:gridCol w:w="2982"/>
          <w:gridCol w:w="8188"/>
          <w:gridCol w:w="3260"/>
        </w:tblGrid>
      </w:tblGridChange>
    </w:tblGrid>
    <w:tr>
      <w:trPr>
        <w:cantSplit w:val="1"/>
        <w:tblHeader w:val="0"/>
      </w:trPr>
      <w:tc>
        <w:tcPr>
          <w:vAlign w:val="center"/>
        </w:tcPr>
        <w:p w:rsidR="00000000" w:rsidDel="00000000" w:rsidP="00000000" w:rsidRDefault="00000000" w:rsidRPr="00000000" w14:paraId="00000087">
          <w:pPr>
            <w:tabs>
              <w:tab w:val="left" w:leader="none" w:pos="851"/>
            </w:tabs>
            <w:spacing w:after="0" w:before="0"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UnternehmenXYZ</w:t>
          </w:r>
        </w:p>
      </w:tc>
      <w:tc>
        <w:tcPr>
          <w:vAlign w:val="center"/>
        </w:tcPr>
        <w:p w:rsidR="00000000" w:rsidDel="00000000" w:rsidP="00000000" w:rsidRDefault="00000000" w:rsidRPr="00000000" w14:paraId="00000088">
          <w:pPr>
            <w:tabs>
              <w:tab w:val="left" w:leader="none" w:pos="851"/>
              <w:tab w:val="center" w:leader="none" w:pos="4715"/>
              <w:tab w:val="right" w:leader="none" w:pos="9072"/>
            </w:tabs>
            <w:spacing w:after="0" w:before="0" w:lineRule="auto"/>
            <w:ind w:left="179" w:hanging="179"/>
            <w:jc w:val="center"/>
            <w:rPr>
              <w:b w:val="1"/>
              <w:smallCaps w:val="1"/>
              <w:sz w:val="24"/>
              <w:szCs w:val="24"/>
            </w:rPr>
          </w:pPr>
          <w:r w:rsidDel="00000000" w:rsidR="00000000" w:rsidRPr="00000000">
            <w:fldChar w:fldCharType="begin"/>
            <w:instrText xml:space="preserve"> DOCPROPERTY "QBDTitle"</w:instrText>
            <w:fldChar w:fldCharType="separate"/>
          </w:r>
          <w:r w:rsidDel="00000000" w:rsidR="00000000" w:rsidRPr="00000000">
            <w:rPr>
              <w:b w:val="1"/>
              <w:smallCaps w:val="1"/>
              <w:sz w:val="24"/>
              <w:szCs w:val="24"/>
              <w:rtl w:val="0"/>
            </w:rPr>
            <w:t xml:space="preserve">Wasserbruchtest</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left" w:leader="none" w:pos="851"/>
              <w:tab w:val="center" w:leader="none" w:pos="4715"/>
              <w:tab w:val="right" w:leader="none" w:pos="9072"/>
            </w:tabs>
            <w:spacing w:after="0" w:before="0" w:lineRule="auto"/>
            <w:ind w:left="179" w:hanging="179"/>
            <w:jc w:val="center"/>
            <w:rPr>
              <w:rFonts w:ascii="Arial Narrow" w:cs="Arial Narrow" w:eastAsia="Arial Narrow" w:hAnsi="Arial Narrow"/>
              <w:sz w:val="24"/>
              <w:szCs w:val="24"/>
            </w:rPr>
          </w:pPr>
          <w:r w:rsidDel="00000000" w:rsidR="00000000" w:rsidRPr="00000000">
            <w:fldChar w:fldCharType="begin"/>
            <w:instrText xml:space="preserve"> DOCPROPERTY "QBDAddInfo"</w:instrText>
            <w:fldChar w:fldCharType="separate"/>
          </w:r>
          <w:r w:rsidDel="00000000" w:rsidR="00000000" w:rsidRPr="00000000">
            <w:rPr>
              <w:smallCaps w:val="1"/>
              <w:sz w:val="20"/>
              <w:szCs w:val="20"/>
              <w:rtl w:val="0"/>
            </w:rPr>
            <w:t xml:space="preserve">Water break test</w:t>
          </w:r>
          <w:r w:rsidDel="00000000" w:rsidR="00000000" w:rsidRPr="00000000">
            <w:fldChar w:fldCharType="end"/>
          </w:r>
          <w:r w:rsidDel="00000000" w:rsidR="00000000" w:rsidRPr="00000000">
            <w:rPr>
              <w:rtl w:val="0"/>
            </w:rPr>
          </w:r>
        </w:p>
      </w:tc>
      <w:tc>
        <w:tcP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bl>
          <w:tblPr>
            <w:tblStyle w:val="Table8"/>
            <w:tblW w:w="3185.0" w:type="dxa"/>
            <w:jc w:val="left"/>
            <w:tblLayout w:type="fixed"/>
            <w:tblLook w:val="0400"/>
          </w:tblPr>
          <w:tblGrid>
            <w:gridCol w:w="2055"/>
            <w:gridCol w:w="1130"/>
            <w:tblGridChange w:id="0">
              <w:tblGrid>
                <w:gridCol w:w="2055"/>
                <w:gridCol w:w="1130"/>
              </w:tblGrid>
            </w:tblGridChange>
          </w:tblGrid>
          <w:tr>
            <w:trPr>
              <w:cantSplit w:val="0"/>
              <w:tblHeader w:val="0"/>
            </w:trPr>
            <w:tc>
              <w:tcPr>
                <w:shd w:fill="auto" w:val="clear"/>
              </w:tcPr>
              <w:p w:rsidR="00000000" w:rsidDel="00000000" w:rsidP="00000000" w:rsidRDefault="00000000" w:rsidRPr="00000000" w14:paraId="0000008B">
                <w:pPr>
                  <w:tabs>
                    <w:tab w:val="left" w:leader="none" w:pos="851"/>
                    <w:tab w:val="left" w:leader="none" w:pos="-321"/>
                  </w:tabs>
                  <w:spacing w:after="0" w:before="0" w:lineRule="auto"/>
                  <w:ind w:left="0" w:firstLine="0"/>
                  <w:jc w:val="right"/>
                  <w:rPr>
                    <w:sz w:val="16"/>
                    <w:szCs w:val="16"/>
                  </w:rPr>
                </w:pPr>
                <w:r w:rsidDel="00000000" w:rsidR="00000000" w:rsidRPr="00000000">
                  <w:rPr>
                    <w:sz w:val="16"/>
                    <w:szCs w:val="16"/>
                    <w:rtl w:val="0"/>
                  </w:rPr>
                  <w:t xml:space="preserve">Dokument:</w:t>
                </w:r>
              </w:p>
            </w:tc>
            <w:tc>
              <w:tcPr>
                <w:shd w:fill="auto" w:val="clear"/>
              </w:tcPr>
              <w:p w:rsidR="00000000" w:rsidDel="00000000" w:rsidP="00000000" w:rsidRDefault="00000000" w:rsidRPr="00000000" w14:paraId="0000008C">
                <w:pPr>
                  <w:tabs>
                    <w:tab w:val="left" w:leader="none" w:pos="851"/>
                    <w:tab w:val="left" w:leader="none" w:pos="-817"/>
                  </w:tabs>
                  <w:spacing w:after="0" w:before="0" w:lineRule="auto"/>
                  <w:ind w:left="0" w:firstLine="0"/>
                  <w:rPr>
                    <w:sz w:val="16"/>
                    <w:szCs w:val="16"/>
                  </w:rPr>
                </w:pPr>
                <w:r w:rsidDel="00000000" w:rsidR="00000000" w:rsidRPr="00000000">
                  <w:fldChar w:fldCharType="begin"/>
                  <w:instrText xml:space="preserve"> DOCPROPERTY "QBDDocNumber"</w:instrText>
                  <w:fldChar w:fldCharType="separate"/>
                </w:r>
                <w:r w:rsidDel="00000000" w:rsidR="00000000" w:rsidRPr="00000000">
                  <w:rPr>
                    <w:sz w:val="16"/>
                    <w:szCs w:val="16"/>
                    <w:rtl w:val="0"/>
                  </w:rPr>
                  <w:t xml:space="preserve">VD-A20</w:t>
                </w:r>
                <w:r w:rsidDel="00000000" w:rsidR="00000000" w:rsidRPr="00000000">
                  <w:fldChar w:fldCharType="end"/>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D">
                <w:pPr>
                  <w:tabs>
                    <w:tab w:val="left" w:leader="none" w:pos="851"/>
                    <w:tab w:val="left" w:leader="none" w:pos="-817"/>
                  </w:tabs>
                  <w:spacing w:after="0" w:before="0" w:lineRule="auto"/>
                  <w:ind w:left="-533" w:firstLine="0"/>
                  <w:jc w:val="right"/>
                  <w:rPr>
                    <w:b w:val="1"/>
                    <w:sz w:val="16"/>
                    <w:szCs w:val="16"/>
                  </w:rPr>
                </w:pPr>
                <w:r w:rsidDel="00000000" w:rsidR="00000000" w:rsidRPr="00000000">
                  <w:rPr>
                    <w:sz w:val="16"/>
                    <w:szCs w:val="16"/>
                    <w:rtl w:val="0"/>
                  </w:rPr>
                  <w:t xml:space="preserve">Revision:</w:t>
                </w:r>
                <w:r w:rsidDel="00000000" w:rsidR="00000000" w:rsidRPr="00000000">
                  <w:rPr>
                    <w:rtl w:val="0"/>
                  </w:rPr>
                </w:r>
              </w:p>
            </w:tc>
            <w:tc>
              <w:tcPr>
                <w:shd w:fill="auto" w:val="clear"/>
              </w:tcPr>
              <w:p w:rsidR="00000000" w:rsidDel="00000000" w:rsidP="00000000" w:rsidRDefault="00000000" w:rsidRPr="00000000" w14:paraId="0000008E">
                <w:pPr>
                  <w:tabs>
                    <w:tab w:val="left" w:leader="none" w:pos="851"/>
                    <w:tab w:val="left" w:leader="none" w:pos="-817"/>
                  </w:tabs>
                  <w:spacing w:after="0" w:before="0" w:lineRule="auto"/>
                  <w:ind w:left="33" w:firstLine="0"/>
                  <w:rPr>
                    <w:b w:val="1"/>
                    <w:sz w:val="16"/>
                    <w:szCs w:val="16"/>
                  </w:rPr>
                </w:pPr>
                <w:r w:rsidDel="00000000" w:rsidR="00000000" w:rsidRPr="00000000">
                  <w:fldChar w:fldCharType="begin"/>
                  <w:instrText xml:space="preserve"> DOCPROPERTY "QBDMajorVersion"</w:instrText>
                  <w:fldChar w:fldCharType="separate"/>
                </w:r>
                <w:r w:rsidDel="00000000" w:rsidR="00000000" w:rsidRPr="00000000">
                  <w:rPr>
                    <w:sz w:val="16"/>
                    <w:szCs w:val="16"/>
                    <w:rtl w:val="0"/>
                  </w:rPr>
                  <w:t xml:space="preserve">5</w:t>
                </w:r>
                <w:r w:rsidDel="00000000" w:rsidR="00000000" w:rsidRPr="00000000">
                  <w:fldChar w:fldCharType="end"/>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F">
                <w:pPr>
                  <w:tabs>
                    <w:tab w:val="left" w:leader="none" w:pos="851"/>
                    <w:tab w:val="left" w:leader="none" w:pos="-817"/>
                  </w:tabs>
                  <w:spacing w:after="0" w:before="0" w:lineRule="auto"/>
                  <w:ind w:left="-533" w:firstLine="0"/>
                  <w:jc w:val="right"/>
                  <w:rPr>
                    <w:b w:val="1"/>
                    <w:sz w:val="16"/>
                    <w:szCs w:val="16"/>
                  </w:rPr>
                </w:pPr>
                <w:r w:rsidDel="00000000" w:rsidR="00000000" w:rsidRPr="00000000">
                  <w:rPr>
                    <w:sz w:val="16"/>
                    <w:szCs w:val="16"/>
                    <w:rtl w:val="0"/>
                  </w:rPr>
                  <w:t xml:space="preserve">Eingeführt am:</w:t>
                </w:r>
                <w:r w:rsidDel="00000000" w:rsidR="00000000" w:rsidRPr="00000000">
                  <w:rPr>
                    <w:rtl w:val="0"/>
                  </w:rPr>
                </w:r>
              </w:p>
            </w:tc>
            <w:tc>
              <w:tcPr>
                <w:shd w:fill="auto" w:val="clear"/>
              </w:tcPr>
              <w:p w:rsidR="00000000" w:rsidDel="00000000" w:rsidP="00000000" w:rsidRDefault="00000000" w:rsidRPr="00000000" w14:paraId="00000090">
                <w:pPr>
                  <w:tabs>
                    <w:tab w:val="left" w:leader="none" w:pos="851"/>
                    <w:tab w:val="left" w:leader="none" w:pos="-817"/>
                  </w:tabs>
                  <w:spacing w:after="0" w:before="0" w:lineRule="auto"/>
                  <w:ind w:left="33" w:firstLine="0"/>
                  <w:rPr>
                    <w:sz w:val="16"/>
                    <w:szCs w:val="16"/>
                  </w:rPr>
                </w:pPr>
                <w:r w:rsidDel="00000000" w:rsidR="00000000" w:rsidRPr="00000000">
                  <w:fldChar w:fldCharType="begin"/>
                  <w:instrText xml:space="preserve"> DOCPROPERTY "QBDDateDelivered"</w:instrText>
                  <w:fldChar w:fldCharType="separate"/>
                </w:r>
                <w:r w:rsidDel="00000000" w:rsidR="00000000" w:rsidRPr="00000000">
                  <w:rPr>
                    <w:sz w:val="16"/>
                    <w:szCs w:val="16"/>
                    <w:rtl w:val="0"/>
                  </w:rPr>
                  <w:t xml:space="preserve">---</w:t>
                </w:r>
                <w:r w:rsidDel="00000000" w:rsidR="00000000" w:rsidRPr="00000000">
                  <w:fldChar w:fldCharType="end"/>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1">
                <w:pPr>
                  <w:tabs>
                    <w:tab w:val="left" w:leader="none" w:pos="851"/>
                    <w:tab w:val="left" w:leader="none" w:pos="-817"/>
                  </w:tabs>
                  <w:spacing w:after="0" w:before="0" w:lineRule="auto"/>
                  <w:ind w:left="-533" w:firstLine="0"/>
                  <w:jc w:val="right"/>
                  <w:rPr>
                    <w:b w:val="1"/>
                    <w:sz w:val="16"/>
                    <w:szCs w:val="16"/>
                  </w:rPr>
                </w:pPr>
                <w:r w:rsidDel="00000000" w:rsidR="00000000" w:rsidRPr="00000000">
                  <w:rPr>
                    <w:sz w:val="16"/>
                    <w:szCs w:val="16"/>
                    <w:rtl w:val="0"/>
                  </w:rPr>
                  <w:t xml:space="preserve">Seite:</w:t>
                </w:r>
                <w:r w:rsidDel="00000000" w:rsidR="00000000" w:rsidRPr="00000000">
                  <w:rPr>
                    <w:rtl w:val="0"/>
                  </w:rPr>
                </w:r>
              </w:p>
            </w:tc>
            <w:tc>
              <w:tcPr>
                <w:shd w:fill="auto" w:val="clear"/>
              </w:tcPr>
              <w:p w:rsidR="00000000" w:rsidDel="00000000" w:rsidP="00000000" w:rsidRDefault="00000000" w:rsidRPr="00000000" w14:paraId="00000092">
                <w:pPr>
                  <w:tabs>
                    <w:tab w:val="left" w:leader="none" w:pos="851"/>
                    <w:tab w:val="left" w:leader="none" w:pos="-817"/>
                  </w:tabs>
                  <w:spacing w:after="0" w:before="0" w:lineRule="auto"/>
                  <w:ind w:left="33" w:firstLine="0"/>
                  <w:rPr>
                    <w:b w:val="1"/>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von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93">
          <w:pPr>
            <w:tabs>
              <w:tab w:val="left" w:leader="none" w:pos="851"/>
            </w:tabs>
            <w:spacing w:after="0" w:before="0" w:lineRule="auto"/>
            <w:ind w:left="0" w:right="354" w:firstLine="0"/>
            <w:rPr>
              <w:rFonts w:ascii="Arial Narrow" w:cs="Arial Narrow" w:eastAsia="Arial Narrow" w:hAnsi="Arial Narrow"/>
              <w:b w:val="1"/>
              <w:sz w:val="24"/>
              <w:szCs w:val="24"/>
            </w:rPr>
          </w:pP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entury Gothic" w:cs="Century Gothic" w:eastAsia="Century Gothic" w:hAnsi="Century Gothic"/>
        <w:b w:val="1"/>
        <w:i w:val="1"/>
        <w:smallCaps w:val="1"/>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68" w:firstLine="0"/>
      </w:pPr>
      <w:rPr>
        <w:i w:val="0"/>
        <w:smallCaps w:val="0"/>
        <w:strike w:val="0"/>
        <w:u w:val="none"/>
        <w:vertAlign w:val="baseline"/>
      </w:rPr>
    </w:lvl>
    <w:lvl w:ilvl="1">
      <w:start w:val="1"/>
      <w:numFmt w:val="decimal"/>
      <w:lvlText w:val="%1.%2"/>
      <w:lvlJc w:val="left"/>
      <w:pPr>
        <w:ind w:left="0" w:firstLine="0"/>
      </w:pPr>
      <w:rPr>
        <w:rFonts w:ascii="Century Gothic" w:cs="Century Gothic" w:eastAsia="Century Gothic" w:hAnsi="Century Gothic"/>
        <w:b w:val="1"/>
      </w:rPr>
    </w:lvl>
    <w:lvl w:ilvl="2">
      <w:start w:val="1"/>
      <w:numFmt w:val="decimal"/>
      <w:lvlText w:val="%1.%2.%3"/>
      <w:lvlJc w:val="left"/>
      <w:pPr>
        <w:ind w:left="0" w:firstLine="0"/>
      </w:pPr>
      <w:rPr>
        <w:rFonts w:ascii="Century Gothic" w:cs="Century Gothic" w:eastAsia="Century Gothic" w:hAnsi="Century Gothic"/>
        <w:b w:val="1"/>
        <w:sz w:val="24"/>
        <w:szCs w:val="24"/>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entury Gothic" w:cs="Century Gothic" w:eastAsia="Century Gothic" w:hAnsi="Century Gothic"/>
        <w:sz w:val="22"/>
        <w:szCs w:val="22"/>
        <w:lang w:val="de-DE"/>
      </w:rPr>
    </w:rPrDefault>
    <w:pPrDefault>
      <w:pPr>
        <w:tabs>
          <w:tab w:val="left" w:leader="none" w:pos="851"/>
        </w:tabs>
        <w:spacing w:after="120" w:before="60" w:lineRule="auto"/>
        <w:ind w:left="85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851" w:hanging="851"/>
    </w:pPr>
    <w:rPr>
      <w:b w:val="1"/>
      <w:smallCaps w:val="1"/>
    </w:rPr>
  </w:style>
  <w:style w:type="paragraph" w:styleId="Heading2">
    <w:name w:val="heading 2"/>
    <w:basedOn w:val="Normal"/>
    <w:next w:val="Normal"/>
    <w:pPr>
      <w:keepNext w:val="1"/>
      <w:spacing w:after="0" w:before="120" w:lineRule="auto"/>
      <w:ind w:left="851" w:hanging="851"/>
    </w:pPr>
    <w:rPr>
      <w:b w:val="1"/>
      <w:smallCaps w:val="1"/>
    </w:rPr>
  </w:style>
  <w:style w:type="paragraph" w:styleId="Heading3">
    <w:name w:val="heading 3"/>
    <w:basedOn w:val="Normal"/>
    <w:next w:val="Normal"/>
    <w:pPr>
      <w:keepNext w:val="1"/>
      <w:spacing w:after="60" w:before="240" w:lineRule="auto"/>
      <w:ind w:left="0" w:firstLine="0"/>
    </w:pPr>
    <w:rPr>
      <w:b w:val="1"/>
      <w:smallCaps w:val="1"/>
    </w:rPr>
  </w:style>
  <w:style w:type="paragraph" w:styleId="Heading4">
    <w:name w:val="heading 4"/>
    <w:basedOn w:val="Normal"/>
    <w:next w:val="Normal"/>
    <w:pPr>
      <w:keepNext w:val="1"/>
      <w:spacing w:after="60" w:before="240" w:lineRule="auto"/>
      <w:ind w:left="0" w:firstLine="0"/>
    </w:pPr>
    <w:rPr>
      <w:b w:val="1"/>
      <w:smallCaps w:val="1"/>
    </w:rPr>
  </w:style>
  <w:style w:type="paragraph" w:styleId="Heading5">
    <w:name w:val="heading 5"/>
    <w:basedOn w:val="Normal"/>
    <w:next w:val="Normal"/>
    <w:pPr>
      <w:spacing w:after="60" w:before="240" w:lineRule="auto"/>
      <w:ind w:left="0" w:firstLine="0"/>
    </w:pPr>
    <w:rPr>
      <w:b w:val="1"/>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default="1">
    <w:name w:val="Normal"/>
    <w:qFormat w:val="1"/>
    <w:rsid w:val="0081639C"/>
    <w:pPr>
      <w:tabs>
        <w:tab w:val="left" w:pos="851"/>
      </w:tabs>
      <w:spacing w:after="120" w:before="60" w:line="240" w:lineRule="auto"/>
      <w:ind w:left="851" w:hanging="851"/>
    </w:pPr>
    <w:rPr>
      <w:rFonts w:ascii="Century Gothic" w:hAnsi="Century Gothic"/>
    </w:rPr>
  </w:style>
  <w:style w:type="paragraph" w:styleId="berschrift1">
    <w:name w:val="heading 1"/>
    <w:basedOn w:val="Standard"/>
    <w:next w:val="Standard"/>
    <w:link w:val="berschrift1Zchn"/>
    <w:qFormat w:val="1"/>
    <w:rsid w:val="0081639C"/>
    <w:pPr>
      <w:keepNext w:val="1"/>
      <w:numPr>
        <w:numId w:val="1"/>
      </w:numPr>
      <w:spacing w:after="60" w:before="120"/>
      <w:ind w:left="851" w:hanging="851"/>
      <w:outlineLvl w:val="0"/>
    </w:pPr>
    <w:rPr>
      <w:rFonts w:cs="Times New Roman" w:eastAsia="Times New Roman"/>
      <w:b w:val="1"/>
      <w:smallCaps w:val="1"/>
      <w:kern w:val="28"/>
      <w:szCs w:val="20"/>
      <w:lang w:eastAsia="de-DE"/>
    </w:rPr>
  </w:style>
  <w:style w:type="paragraph" w:styleId="berschrift2">
    <w:name w:val="heading 2"/>
    <w:basedOn w:val="Standard"/>
    <w:next w:val="Standard"/>
    <w:link w:val="berschrift2Zchn"/>
    <w:qFormat w:val="1"/>
    <w:rsid w:val="0081639C"/>
    <w:pPr>
      <w:keepNext w:val="1"/>
      <w:numPr>
        <w:ilvl w:val="1"/>
        <w:numId w:val="1"/>
      </w:numPr>
      <w:overflowPunct w:val="0"/>
      <w:autoSpaceDE w:val="0"/>
      <w:autoSpaceDN w:val="0"/>
      <w:adjustRightInd w:val="0"/>
      <w:spacing w:after="0" w:before="120"/>
      <w:ind w:left="851" w:hanging="851"/>
      <w:textAlignment w:val="baseline"/>
      <w:outlineLvl w:val="1"/>
    </w:pPr>
    <w:rPr>
      <w:rFonts w:cs="Times New Roman" w:eastAsia="Times New Roman"/>
      <w:b w:val="1"/>
      <w:smallCaps w:val="1"/>
      <w:szCs w:val="20"/>
      <w:lang w:eastAsia="de-DE"/>
    </w:rPr>
  </w:style>
  <w:style w:type="paragraph" w:styleId="berschrift3">
    <w:name w:val="heading 3"/>
    <w:basedOn w:val="Standard"/>
    <w:next w:val="Standard"/>
    <w:link w:val="berschrift3Zchn"/>
    <w:qFormat w:val="1"/>
    <w:rsid w:val="0081639C"/>
    <w:pPr>
      <w:keepNext w:val="1"/>
      <w:numPr>
        <w:ilvl w:val="2"/>
        <w:numId w:val="1"/>
      </w:numPr>
      <w:spacing w:after="60" w:before="240"/>
      <w:outlineLvl w:val="2"/>
    </w:pPr>
    <w:rPr>
      <w:rFonts w:cs="Arial" w:eastAsia="Times New Roman"/>
      <w:b w:val="1"/>
      <w:bCs w:val="1"/>
      <w:smallCaps w:val="1"/>
      <w:szCs w:val="26"/>
      <w:lang w:eastAsia="de-DE"/>
    </w:rPr>
  </w:style>
  <w:style w:type="paragraph" w:styleId="berschrift4">
    <w:name w:val="heading 4"/>
    <w:basedOn w:val="Standard"/>
    <w:next w:val="Standard"/>
    <w:link w:val="berschrift4Zchn"/>
    <w:qFormat w:val="1"/>
    <w:rsid w:val="0081639C"/>
    <w:pPr>
      <w:keepNext w:val="1"/>
      <w:numPr>
        <w:ilvl w:val="3"/>
        <w:numId w:val="1"/>
      </w:numPr>
      <w:spacing w:after="60" w:before="240"/>
      <w:outlineLvl w:val="3"/>
    </w:pPr>
    <w:rPr>
      <w:rFonts w:cs="Times New Roman" w:eastAsia="Times New Roman"/>
      <w:b w:val="1"/>
      <w:bCs w:val="1"/>
      <w:smallCaps w:val="1"/>
      <w:szCs w:val="28"/>
      <w:lang w:eastAsia="de-DE"/>
    </w:rPr>
  </w:style>
  <w:style w:type="paragraph" w:styleId="berschrift5">
    <w:name w:val="heading 5"/>
    <w:basedOn w:val="Standard"/>
    <w:next w:val="Standard"/>
    <w:link w:val="berschrift5Zchn"/>
    <w:qFormat w:val="1"/>
    <w:rsid w:val="0081639C"/>
    <w:pPr>
      <w:numPr>
        <w:ilvl w:val="4"/>
        <w:numId w:val="1"/>
      </w:numPr>
      <w:spacing w:after="60" w:before="240"/>
      <w:outlineLvl w:val="4"/>
    </w:pPr>
    <w:rPr>
      <w:rFonts w:cs="Times New Roman" w:eastAsia="Times New Roman"/>
      <w:b w:val="1"/>
      <w:bCs w:val="1"/>
      <w:iCs w:val="1"/>
      <w:smallCaps w:val="1"/>
      <w:szCs w:val="26"/>
      <w:lang w:eastAsia="de-DE"/>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character" w:styleId="berschrift1Zchn" w:customStyle="1">
    <w:name w:val="Überschrift 1 Zchn"/>
    <w:link w:val="berschrift1"/>
    <w:rsid w:val="0081639C"/>
    <w:rPr>
      <w:rFonts w:ascii="Century Gothic" w:cs="Times New Roman" w:eastAsia="Times New Roman" w:hAnsi="Century Gothic"/>
      <w:b w:val="1"/>
      <w:smallCaps w:val="1"/>
      <w:kern w:val="28"/>
      <w:szCs w:val="20"/>
      <w:lang w:eastAsia="de-DE"/>
    </w:rPr>
  </w:style>
  <w:style w:type="character" w:styleId="berschrift2Zchn" w:customStyle="1">
    <w:name w:val="Überschrift 2 Zchn"/>
    <w:basedOn w:val="Absatz-Standardschriftart"/>
    <w:link w:val="berschrift2"/>
    <w:rsid w:val="0081639C"/>
    <w:rPr>
      <w:rFonts w:ascii="Century Gothic" w:cs="Times New Roman" w:eastAsia="Times New Roman" w:hAnsi="Century Gothic"/>
      <w:b w:val="1"/>
      <w:smallCaps w:val="1"/>
      <w:szCs w:val="20"/>
      <w:lang w:eastAsia="de-DE"/>
    </w:rPr>
  </w:style>
  <w:style w:type="character" w:styleId="berschrift3Zchn" w:customStyle="1">
    <w:name w:val="Überschrift 3 Zchn"/>
    <w:basedOn w:val="Absatz-Standardschriftart"/>
    <w:link w:val="berschrift3"/>
    <w:rsid w:val="0081639C"/>
    <w:rPr>
      <w:rFonts w:ascii="Century Gothic" w:cs="Arial" w:eastAsia="Times New Roman" w:hAnsi="Century Gothic"/>
      <w:b w:val="1"/>
      <w:bCs w:val="1"/>
      <w:smallCaps w:val="1"/>
      <w:szCs w:val="26"/>
      <w:lang w:eastAsia="de-DE"/>
    </w:rPr>
  </w:style>
  <w:style w:type="character" w:styleId="berschrift4Zchn" w:customStyle="1">
    <w:name w:val="Überschrift 4 Zchn"/>
    <w:basedOn w:val="Absatz-Standardschriftart"/>
    <w:link w:val="berschrift4"/>
    <w:rsid w:val="0081639C"/>
    <w:rPr>
      <w:rFonts w:ascii="Century Gothic" w:cs="Times New Roman" w:eastAsia="Times New Roman" w:hAnsi="Century Gothic"/>
      <w:b w:val="1"/>
      <w:bCs w:val="1"/>
      <w:smallCaps w:val="1"/>
      <w:szCs w:val="28"/>
      <w:lang w:eastAsia="de-DE"/>
    </w:rPr>
  </w:style>
  <w:style w:type="character" w:styleId="berschrift5Zchn" w:customStyle="1">
    <w:name w:val="Überschrift 5 Zchn"/>
    <w:basedOn w:val="Absatz-Standardschriftart"/>
    <w:link w:val="berschrift5"/>
    <w:rsid w:val="0081639C"/>
    <w:rPr>
      <w:rFonts w:ascii="Century Gothic" w:cs="Times New Roman" w:eastAsia="Times New Roman" w:hAnsi="Century Gothic"/>
      <w:b w:val="1"/>
      <w:bCs w:val="1"/>
      <w:iCs w:val="1"/>
      <w:smallCaps w:val="1"/>
      <w:szCs w:val="26"/>
      <w:lang w:eastAsia="de-DE"/>
    </w:rPr>
  </w:style>
  <w:style w:type="paragraph" w:styleId="Kopfzeile">
    <w:name w:val="header"/>
    <w:basedOn w:val="Standard"/>
    <w:link w:val="KopfzeileZchn"/>
    <w:unhideWhenUsed w:val="1"/>
    <w:rsid w:val="0081639C"/>
    <w:pPr>
      <w:tabs>
        <w:tab w:val="center" w:pos="4536"/>
        <w:tab w:val="right" w:pos="9072"/>
      </w:tabs>
      <w:spacing w:after="0" w:before="0"/>
    </w:pPr>
  </w:style>
  <w:style w:type="character" w:styleId="KopfzeileZchn" w:customStyle="1">
    <w:name w:val="Kopfzeile Zchn"/>
    <w:basedOn w:val="Absatz-Standardschriftart"/>
    <w:link w:val="Kopfzeile"/>
    <w:rsid w:val="0081639C"/>
    <w:rPr>
      <w:rFonts w:ascii="Century Gothic" w:hAnsi="Century Gothic"/>
    </w:rPr>
  </w:style>
  <w:style w:type="paragraph" w:styleId="Fuzeile">
    <w:name w:val="footer"/>
    <w:basedOn w:val="Standard"/>
    <w:link w:val="FuzeileZchn"/>
    <w:uiPriority w:val="99"/>
    <w:unhideWhenUsed w:val="1"/>
    <w:rsid w:val="0081639C"/>
    <w:pPr>
      <w:tabs>
        <w:tab w:val="center" w:pos="4536"/>
        <w:tab w:val="right" w:pos="9072"/>
      </w:tabs>
      <w:spacing w:after="0"/>
    </w:pPr>
  </w:style>
  <w:style w:type="character" w:styleId="FuzeileZchn" w:customStyle="1">
    <w:name w:val="Fußzeile Zchn"/>
    <w:basedOn w:val="Absatz-Standardschriftart"/>
    <w:link w:val="Fuzeile"/>
    <w:uiPriority w:val="99"/>
    <w:rsid w:val="0081639C"/>
    <w:rPr>
      <w:rFonts w:ascii="Century Gothic" w:hAnsi="Century Gothic"/>
    </w:rPr>
  </w:style>
  <w:style w:type="paragraph" w:styleId="Sprechblasentext">
    <w:name w:val="Balloon Text"/>
    <w:basedOn w:val="Standard"/>
    <w:link w:val="SprechblasentextZchn"/>
    <w:uiPriority w:val="99"/>
    <w:semiHidden w:val="1"/>
    <w:unhideWhenUsed w:val="1"/>
    <w:rsid w:val="0081639C"/>
    <w:pPr>
      <w:spacing w:after="0"/>
    </w:pPr>
    <w:rPr>
      <w:rFonts w:ascii="Tahoma" w:cs="Tahoma" w:hAnsi="Tahoma"/>
      <w:sz w:val="16"/>
      <w:szCs w:val="16"/>
    </w:rPr>
  </w:style>
  <w:style w:type="character" w:styleId="SprechblasentextZchn" w:customStyle="1">
    <w:name w:val="Sprechblasentext Zchn"/>
    <w:basedOn w:val="Absatz-Standardschriftart"/>
    <w:link w:val="Sprechblasentext"/>
    <w:uiPriority w:val="99"/>
    <w:semiHidden w:val="1"/>
    <w:rsid w:val="0081639C"/>
    <w:rPr>
      <w:rFonts w:ascii="Tahoma" w:cs="Tahoma" w:hAnsi="Tahoma"/>
      <w:sz w:val="16"/>
      <w:szCs w:val="16"/>
    </w:rPr>
  </w:style>
  <w:style w:type="table" w:styleId="Tabellenraster">
    <w:name w:val="Table Grid"/>
    <w:basedOn w:val="NormaleTabelle"/>
    <w:rsid w:val="0081639C"/>
    <w:pPr>
      <w:spacing w:after="0" w:line="240" w:lineRule="auto"/>
    </w:pPr>
    <w:rPr>
      <w:rFonts w:ascii="Century Gothic" w:cs="Times New Roman" w:eastAsia="Times New Roman" w:hAnsi="Century Gothic"/>
      <w:sz w:val="20"/>
      <w:szCs w:val="20"/>
      <w:lang w:eastAsia="de-D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KeinLeerraum">
    <w:name w:val="No Spacing"/>
    <w:aliases w:val="Beschreibung"/>
    <w:link w:val="KeinLeerraumZchn"/>
    <w:uiPriority w:val="1"/>
    <w:qFormat w:val="1"/>
    <w:rsid w:val="0081639C"/>
    <w:pPr>
      <w:spacing w:after="0" w:line="240" w:lineRule="auto"/>
    </w:pPr>
    <w:rPr>
      <w:rFonts w:ascii="Century Gothic" w:hAnsi="Century Gothic"/>
    </w:rPr>
  </w:style>
  <w:style w:type="character" w:styleId="systrantokenword" w:customStyle="1">
    <w:name w:val="systran_token_word"/>
    <w:basedOn w:val="Absatz-Standardschriftart"/>
    <w:rsid w:val="0081639C"/>
  </w:style>
  <w:style w:type="paragraph" w:styleId="Formatvorlage1" w:customStyle="1">
    <w:name w:val="Formatvorlage1"/>
    <w:basedOn w:val="KeinLeerraum"/>
    <w:qFormat w:val="1"/>
    <w:rsid w:val="0081639C"/>
    <w:pPr>
      <w:spacing w:after="120" w:before="60"/>
      <w:ind w:left="851"/>
    </w:pPr>
  </w:style>
  <w:style w:type="table" w:styleId="Tabellenraster1" w:customStyle="1">
    <w:name w:val="Tabellenraster1"/>
    <w:basedOn w:val="NormaleTabelle"/>
    <w:next w:val="Tabellenraster"/>
    <w:rsid w:val="0081639C"/>
    <w:pPr>
      <w:spacing w:after="0" w:line="240" w:lineRule="auto"/>
    </w:pPr>
    <w:rPr>
      <w:rFonts w:ascii="Century Gothic" w:cs="Times New Roman" w:eastAsia="Times New Roman" w:hAnsi="Century Gothic"/>
      <w:sz w:val="20"/>
      <w:szCs w:val="20"/>
      <w:lang w:eastAsia="de-D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haltsverzeichnisberschrift">
    <w:name w:val="TOC Heading"/>
    <w:basedOn w:val="berschrift1"/>
    <w:next w:val="Standard"/>
    <w:uiPriority w:val="39"/>
    <w:unhideWhenUsed w:val="1"/>
    <w:qFormat w:val="1"/>
    <w:rsid w:val="0081639C"/>
    <w:pPr>
      <w:keepLines w:val="1"/>
      <w:numPr>
        <w:numId w:val="0"/>
      </w:numPr>
      <w:tabs>
        <w:tab w:val="clear" w:pos="851"/>
      </w:tabs>
      <w:spacing w:after="0" w:before="480" w:line="276" w:lineRule="auto"/>
      <w:outlineLvl w:val="9"/>
    </w:pPr>
    <w:rPr>
      <w:rFonts w:asciiTheme="majorHAnsi" w:cstheme="majorBidi" w:eastAsiaTheme="majorEastAsia" w:hAnsiTheme="majorHAnsi"/>
      <w:bCs w:val="1"/>
      <w:smallCaps w:val="0"/>
      <w:color w:val="365f91" w:themeColor="accent1" w:themeShade="0000BF"/>
      <w:kern w:val="0"/>
      <w:sz w:val="28"/>
      <w:szCs w:val="28"/>
    </w:rPr>
  </w:style>
  <w:style w:type="paragraph" w:styleId="Verzeichnis1">
    <w:name w:val="toc 1"/>
    <w:basedOn w:val="Standard"/>
    <w:next w:val="Standard"/>
    <w:autoRedefine w:val="1"/>
    <w:uiPriority w:val="39"/>
    <w:unhideWhenUsed w:val="1"/>
    <w:rsid w:val="0081639C"/>
    <w:pPr>
      <w:tabs>
        <w:tab w:val="clear" w:pos="851"/>
        <w:tab w:val="right" w:pos="14277"/>
      </w:tabs>
      <w:spacing w:after="100"/>
    </w:pPr>
    <w:rPr>
      <w:b w:val="1"/>
      <w:smallCaps w:val="1"/>
      <w:noProof w:val="1"/>
      <w:sz w:val="18"/>
      <w14:scene3d>
        <w14:camera w14:prst="orthographicFront"/>
        <w14:lightRig w14:dir="t" w14:rig="threePt"/>
      </w14:scene3d>
    </w:rPr>
  </w:style>
  <w:style w:type="paragraph" w:styleId="Verzeichnis2">
    <w:name w:val="toc 2"/>
    <w:basedOn w:val="Standard"/>
    <w:next w:val="Standard"/>
    <w:autoRedefine w:val="1"/>
    <w:uiPriority w:val="39"/>
    <w:unhideWhenUsed w:val="1"/>
    <w:rsid w:val="0081639C"/>
    <w:pPr>
      <w:tabs>
        <w:tab w:val="clear" w:pos="851"/>
        <w:tab w:val="right" w:pos="14277"/>
      </w:tabs>
      <w:spacing w:after="100"/>
    </w:pPr>
    <w:rPr>
      <w:b w:val="1"/>
      <w:smallCaps w:val="1"/>
      <w:sz w:val="18"/>
    </w:rPr>
  </w:style>
  <w:style w:type="character" w:styleId="Hyperlink">
    <w:name w:val="Hyperlink"/>
    <w:basedOn w:val="Absatz-Standardschriftart"/>
    <w:uiPriority w:val="99"/>
    <w:unhideWhenUsed w:val="1"/>
    <w:rsid w:val="0081639C"/>
    <w:rPr>
      <w:color w:val="0000ff" w:themeColor="hyperlink"/>
      <w:u w:val="single"/>
    </w:rPr>
  </w:style>
  <w:style w:type="paragraph" w:styleId="Listenabsatz">
    <w:name w:val="List Paragraph"/>
    <w:basedOn w:val="Standard"/>
    <w:uiPriority w:val="72"/>
    <w:rsid w:val="0081639C"/>
    <w:pPr>
      <w:tabs>
        <w:tab w:val="clear" w:pos="851"/>
      </w:tabs>
      <w:spacing w:after="0" w:before="0"/>
      <w:ind w:left="720" w:firstLine="0"/>
      <w:contextualSpacing w:val="1"/>
    </w:pPr>
    <w:rPr>
      <w:rFonts w:ascii="Times New Roman" w:cs="Times New Roman" w:eastAsia="Times New Roman" w:hAnsi="Times New Roman"/>
      <w:sz w:val="20"/>
      <w:szCs w:val="20"/>
      <w:lang w:eastAsia="de-DE"/>
    </w:rPr>
  </w:style>
  <w:style w:type="paragraph" w:styleId="Beschriftung">
    <w:name w:val="caption"/>
    <w:basedOn w:val="Standard"/>
    <w:next w:val="Standard"/>
    <w:unhideWhenUsed w:val="1"/>
    <w:qFormat w:val="1"/>
    <w:rsid w:val="0081639C"/>
    <w:pPr>
      <w:tabs>
        <w:tab w:val="clear" w:pos="851"/>
      </w:tabs>
      <w:spacing w:after="200" w:before="0"/>
      <w:ind w:left="0" w:firstLine="0"/>
    </w:pPr>
    <w:rPr>
      <w:rFonts w:ascii="Times New Roman" w:cs="Times New Roman" w:eastAsia="Times New Roman" w:hAnsi="Times New Roman"/>
      <w:b w:val="1"/>
      <w:bCs w:val="1"/>
      <w:color w:val="4f81bd" w:themeColor="accent1"/>
      <w:sz w:val="18"/>
      <w:szCs w:val="18"/>
      <w:lang w:eastAsia="de-DE"/>
    </w:rPr>
  </w:style>
  <w:style w:type="character" w:styleId="systranseg" w:customStyle="1">
    <w:name w:val="systran_seg"/>
    <w:basedOn w:val="Absatz-Standardschriftart"/>
    <w:rsid w:val="0081639C"/>
  </w:style>
  <w:style w:type="character" w:styleId="systrantokennumeric" w:customStyle="1">
    <w:name w:val="systran_token_numeric"/>
    <w:basedOn w:val="Absatz-Standardschriftart"/>
    <w:rsid w:val="0081639C"/>
  </w:style>
  <w:style w:type="character" w:styleId="systrantokenpunctuation" w:customStyle="1">
    <w:name w:val="systran_token_punctuation"/>
    <w:basedOn w:val="Absatz-Standardschriftart"/>
    <w:rsid w:val="0081639C"/>
  </w:style>
  <w:style w:type="character" w:styleId="KeinLeerraumZchn" w:customStyle="1">
    <w:name w:val="Kein Leerraum Zchn"/>
    <w:aliases w:val="Beschreibung Zchn"/>
    <w:basedOn w:val="Absatz-Standardschriftart"/>
    <w:link w:val="KeinLeerraum"/>
    <w:uiPriority w:val="1"/>
    <w:rsid w:val="0081639C"/>
    <w:rPr>
      <w:rFonts w:ascii="Century Gothic" w:hAnsi="Century Gothic"/>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71.0" w:type="dxa"/>
        <w:bottom w:w="0.0" w:type="dxa"/>
        <w:right w:w="71.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2.jp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jpg"/><Relationship Id="rId14" Type="http://schemas.openxmlformats.org/officeDocument/2006/relationships/image" Target="media/image3.png"/><Relationship Id="rId17" Type="http://schemas.openxmlformats.org/officeDocument/2006/relationships/footer" Target="footer4.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lAZ3PCjaFC+z94ggSOaMzlI2g==">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2025-02-21T10:02:00Z</dcterms:created>
  <dc:creator>Pilz, Olivia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BDDateDelivered">
    <vt:lpwstr>---</vt:lpwstr>
  </property>
  <property fmtid="{D5CDD505-2E9C-101B-9397-08002B2CF9AE}" pid="3" name="QBDFirmenLogo">
    <vt:lpwstr>--FirmenLogo--</vt:lpwstr>
  </property>
  <property fmtid="{D5CDD505-2E9C-101B-9397-08002B2CF9AE}" pid="4" name="QBDLastEdit">
    <vt:lpwstr>10.01.2025</vt:lpwstr>
  </property>
  <property fmtid="{D5CDD505-2E9C-101B-9397-08002B2CF9AE}" pid="5" name="QBDLastEditBy">
    <vt:lpwstr>Hilbers, Philip</vt:lpwstr>
  </property>
  <property fmtid="{D5CDD505-2E9C-101B-9397-08002B2CF9AE}" pid="6" name="QBDLastEditByLong">
    <vt:lpwstr>Hilbers, Philip (2162)	10.01.2025_x000b_IMS, DM, COM-P, AD, AU2, QI, RE, SIBA	90</vt:lpwstr>
  </property>
  <property fmtid="{D5CDD505-2E9C-101B-9397-08002B2CF9AE}" pid="7" name="QBDFolder">
    <vt:lpwstr>2.2.11 - Center übergreifende Anweisungen</vt:lpwstr>
  </property>
  <property fmtid="{D5CDD505-2E9C-101B-9397-08002B2CF9AE}" pid="8" name="QBDFolderName">
    <vt:lpwstr>Center übergreifende Anweisungen</vt:lpwstr>
  </property>
  <property fmtid="{D5CDD505-2E9C-101B-9397-08002B2CF9AE}" pid="9" name="QBDFolderPos">
    <vt:lpwstr>2.2.11</vt:lpwstr>
  </property>
  <property fmtid="{D5CDD505-2E9C-101B-9397-08002B2CF9AE}" pid="10" name="QBDPath">
    <vt:lpwstr>DMS ab 2024\Vorgabedokumente - Requirements documents\Anweisungen - Instructions\Center übergreifende Anweisungen</vt:lpwstr>
  </property>
  <property fmtid="{D5CDD505-2E9C-101B-9397-08002B2CF9AE}" pid="11" name="QBDShortPath">
    <vt:lpwstr>DMS\Vorgabedokumente\Anweisungen\Center</vt:lpwstr>
  </property>
  <property fmtid="{D5CDD505-2E9C-101B-9397-08002B2CF9AE}" pid="12" name="QBDPos">
    <vt:lpwstr>4</vt:lpwstr>
  </property>
  <property fmtid="{D5CDD505-2E9C-101B-9397-08002B2CF9AE}" pid="13" name="QBDPosition">
    <vt:lpwstr>2.2.11.4</vt:lpwstr>
  </property>
  <property fmtid="{D5CDD505-2E9C-101B-9397-08002B2CF9AE}" pid="14" name="QBDKeywords">
    <vt:lpwstr>ACAA136</vt:lpwstr>
  </property>
  <property fmtid="{D5CDD505-2E9C-101B-9397-08002B2CF9AE}" pid="15" name="QBDAddInfo">
    <vt:lpwstr>Water break test</vt:lpwstr>
  </property>
  <property fmtid="{D5CDD505-2E9C-101B-9397-08002B2CF9AE}" pid="16" name="QBDValidFrom">
    <vt:lpwstr>---</vt:lpwstr>
  </property>
  <property fmtid="{D5CDD505-2E9C-101B-9397-08002B2CF9AE}" pid="17" name="QBDValidUntil">
    <vt:lpwstr>17.11.2028</vt:lpwstr>
  </property>
  <property fmtid="{D5CDD505-2E9C-101B-9397-08002B2CF9AE}" pid="18" name="QBDDateValidityExtended">
    <vt:lpwstr>---</vt:lpwstr>
  </property>
  <property fmtid="{D5CDD505-2E9C-101B-9397-08002B2CF9AE}" pid="19" name="QBDValidityExtendedBy">
    <vt:lpwstr>---</vt:lpwstr>
  </property>
  <property fmtid="{D5CDD505-2E9C-101B-9397-08002B2CF9AE}" pid="20" name="QBDValidityExtendedByLong">
    <vt:lpwstr>---</vt:lpwstr>
  </property>
  <property fmtid="{D5CDD505-2E9C-101B-9397-08002B2CF9AE}" pid="21" name="QBDDateCreated">
    <vt:lpwstr>02.04.2019</vt:lpwstr>
  </property>
  <property fmtid="{D5CDD505-2E9C-101B-9397-08002B2CF9AE}" pid="22" name="QBDCreatedBy">
    <vt:lpwstr>Pilz, Olivia</vt:lpwstr>
  </property>
  <property fmtid="{D5CDD505-2E9C-101B-9397-08002B2CF9AE}" pid="23" name="QBDCreatedLong">
    <vt:lpwstr>Pilz, Olivia (2121)	02.04.2019_x000b_S-K, AU1, COM-P, PMM, DM, IMS, AU, IMS	90</vt:lpwstr>
  </property>
  <property fmtid="{D5CDD505-2E9C-101B-9397-08002B2CF9AE}" pid="24" name="QBDDateChanged">
    <vt:lpwstr>10.01.2025</vt:lpwstr>
  </property>
  <property fmtid="{D5CDD505-2E9C-101B-9397-08002B2CF9AE}" pid="25" name="QBDChangedBy">
    <vt:lpwstr>Hilbers, Philip</vt:lpwstr>
  </property>
  <property fmtid="{D5CDD505-2E9C-101B-9397-08002B2CF9AE}" pid="26" name="QBDChangedLong">
    <vt:lpwstr>Hilbers, Philip (2162)	10.01.2025_x000b_IMS, DM, COM-P, AD, AU2, QI, RE, SIBA	90</vt:lpwstr>
  </property>
  <property fmtid="{D5CDD505-2E9C-101B-9397-08002B2CF9AE}" pid="27" name="QBDDateClearenceInitiated">
    <vt:lpwstr>---</vt:lpwstr>
  </property>
  <property fmtid="{D5CDD505-2E9C-101B-9397-08002B2CF9AE}" pid="28" name="QBDDateCheckInitiated">
    <vt:lpwstr>---</vt:lpwstr>
  </property>
  <property fmtid="{D5CDD505-2E9C-101B-9397-08002B2CF9AE}" pid="29" name="QBDTemplateID">
    <vt:lpwstr>16534</vt:lpwstr>
  </property>
  <property fmtid="{D5CDD505-2E9C-101B-9397-08002B2CF9AE}" pid="30" name="QBDAppVersion">
    <vt:lpwstr>16</vt:lpwstr>
  </property>
  <property fmtid="{D5CDD505-2E9C-101B-9397-08002B2CF9AE}" pid="31" name="QBDMajorVersionDelivered">
    <vt:lpwstr>4</vt:lpwstr>
  </property>
  <property fmtid="{D5CDD505-2E9C-101B-9397-08002B2CF9AE}" pid="32" name="QBDVersionDelivered">
    <vt:lpwstr>4.00.0002</vt:lpwstr>
  </property>
  <property fmtid="{D5CDD505-2E9C-101B-9397-08002B2CF9AE}" pid="33" name="QBDMajorVersion">
    <vt:lpwstr>5</vt:lpwstr>
  </property>
  <property fmtid="{D5CDD505-2E9C-101B-9397-08002B2CF9AE}" pid="34" name="QBDQBDVersion">
    <vt:lpwstr>14.01.007.35</vt:lpwstr>
  </property>
  <property fmtid="{D5CDD505-2E9C-101B-9397-08002B2CF9AE}" pid="35" name="QBDProject">
    <vt:lpwstr>DMS ab 2024</vt:lpwstr>
  </property>
  <property fmtid="{D5CDD505-2E9C-101B-9397-08002B2CF9AE}" pid="36" name="QBDTitle">
    <vt:lpwstr>Wasserbruchtest</vt:lpwstr>
  </property>
  <property fmtid="{D5CDD505-2E9C-101B-9397-08002B2CF9AE}" pid="37" name="QBDDocNumber">
    <vt:lpwstr>VD-A20</vt:lpwstr>
  </property>
  <property fmtid="{D5CDD505-2E9C-101B-9397-08002B2CF9AE}" pid="38" name="QBDSubject">
    <vt:lpwstr>---</vt:lpwstr>
  </property>
  <property fmtid="{D5CDD505-2E9C-101B-9397-08002B2CF9AE}" pid="39" name="QBDCategory">
    <vt:lpwstr>-X- (ALTES SYSTEM NICHT VERWENDEN) Arbeitsanweisung</vt:lpwstr>
  </property>
  <property fmtid="{D5CDD505-2E9C-101B-9397-08002B2CF9AE}" pid="40" name="QBDVersion">
    <vt:lpwstr>5.00.0002</vt:lpwstr>
  </property>
  <property fmtid="{D5CDD505-2E9C-101B-9397-08002B2CF9AE}" pid="41" name="QBDDateChecked">
    <vt:lpwstr>---</vt:lpwstr>
  </property>
  <property fmtid="{D5CDD505-2E9C-101B-9397-08002B2CF9AE}" pid="42" name="QBDDateClearance">
    <vt:lpwstr>---</vt:lpwstr>
  </property>
  <property fmtid="{D5CDD505-2E9C-101B-9397-08002B2CF9AE}" pid="43" name="QBDDateLastClearance">
    <vt:lpwstr>---</vt:lpwstr>
  </property>
  <property fmtid="{D5CDD505-2E9C-101B-9397-08002B2CF9AE}" pid="44" name="QBDDateDelivered_Form">
    <vt:lpwstr>23.05.2023</vt:lpwstr>
  </property>
  <property fmtid="{D5CDD505-2E9C-101B-9397-08002B2CF9AE}" pid="45" name="QBDFirmenLogo_Form">
    <vt:lpwstr>--FirmenLogo--</vt:lpwstr>
  </property>
  <property fmtid="{D5CDD505-2E9C-101B-9397-08002B2CF9AE}" pid="46" name="QBDLastEdit_Form">
    <vt:lpwstr>23.05.2023</vt:lpwstr>
  </property>
  <property fmtid="{D5CDD505-2E9C-101B-9397-08002B2CF9AE}" pid="47" name="QBDLastEditBy_Form">
    <vt:lpwstr>Beier, Christopher</vt:lpwstr>
  </property>
  <property fmtid="{D5CDD505-2E9C-101B-9397-08002B2CF9AE}" pid="48" name="QBDLastEditByLong_Form">
    <vt:lpwstr>Beier, Christopher (2096)	23.05.2023_x000b_Leiter IMS	90</vt:lpwstr>
  </property>
  <property fmtid="{D5CDD505-2E9C-101B-9397-08002B2CF9AE}" pid="49" name="QBDFolder_Form">
    <vt:lpwstr>5.2 - Vorgabeformblätter - Requirement forms</vt:lpwstr>
  </property>
  <property fmtid="{D5CDD505-2E9C-101B-9397-08002B2CF9AE}" pid="50" name="QBDFolderName_Form">
    <vt:lpwstr>Vorgabeformblätter - Requirement forms</vt:lpwstr>
  </property>
  <property fmtid="{D5CDD505-2E9C-101B-9397-08002B2CF9AE}" pid="51" name="QBDFolderPos_Form">
    <vt:lpwstr>5.2</vt:lpwstr>
  </property>
  <property fmtid="{D5CDD505-2E9C-101B-9397-08002B2CF9AE}" pid="52" name="QBDPath_Form">
    <vt:lpwstr>DMS ab 2024\Formblätter (Vorlagen) - (Template) Forms\Vorgabeformblätter - Requirement forms</vt:lpwstr>
  </property>
  <property fmtid="{D5CDD505-2E9C-101B-9397-08002B2CF9AE}" pid="53" name="QBDShortPath_Form">
    <vt:lpwstr>DMS\Formblätter\Vorgabeformblätter</vt:lpwstr>
  </property>
  <property fmtid="{D5CDD505-2E9C-101B-9397-08002B2CF9AE}" pid="54" name="QBDPos_Form">
    <vt:lpwstr>3</vt:lpwstr>
  </property>
  <property fmtid="{D5CDD505-2E9C-101B-9397-08002B2CF9AE}" pid="55" name="QBDPosition_Form">
    <vt:lpwstr>5.2.3</vt:lpwstr>
  </property>
  <property fmtid="{D5CDD505-2E9C-101B-9397-08002B2CF9AE}" pid="56" name="QBDKeywords_Form">
    <vt:lpwstr>Formblatt Anweisung</vt:lpwstr>
  </property>
  <property fmtid="{D5CDD505-2E9C-101B-9397-08002B2CF9AE}" pid="57" name="QBDAddInfo_Form">
    <vt:lpwstr>Template Work instruction</vt:lpwstr>
  </property>
  <property fmtid="{D5CDD505-2E9C-101B-9397-08002B2CF9AE}" pid="58" name="QBDValidFrom_Form">
    <vt:lpwstr>23.05.2023</vt:lpwstr>
  </property>
  <property fmtid="{D5CDD505-2E9C-101B-9397-08002B2CF9AE}" pid="59" name="QBDValidUntil_Form">
    <vt:lpwstr>---</vt:lpwstr>
  </property>
  <property fmtid="{D5CDD505-2E9C-101B-9397-08002B2CF9AE}" pid="60" name="QBDDateValidityExtended_Form">
    <vt:lpwstr>---</vt:lpwstr>
  </property>
  <property fmtid="{D5CDD505-2E9C-101B-9397-08002B2CF9AE}" pid="61" name="QBDValidityExtendedBy_Form">
    <vt:lpwstr>---</vt:lpwstr>
  </property>
  <property fmtid="{D5CDD505-2E9C-101B-9397-08002B2CF9AE}" pid="62" name="QBDValidityExtendedByLong_Form">
    <vt:lpwstr>---</vt:lpwstr>
  </property>
  <property fmtid="{D5CDD505-2E9C-101B-9397-08002B2CF9AE}" pid="63" name="QBDDateCreated_Form">
    <vt:lpwstr>21.05.2023</vt:lpwstr>
  </property>
  <property fmtid="{D5CDD505-2E9C-101B-9397-08002B2CF9AE}" pid="64" name="QBDCreatedBy_Form">
    <vt:lpwstr>Beier, Christopher</vt:lpwstr>
  </property>
  <property fmtid="{D5CDD505-2E9C-101B-9397-08002B2CF9AE}" pid="65" name="QBDCreatedLong_Form">
    <vt:lpwstr>Beier, Christopher (2096)	21.05.2023_x000b_Leiter IMS	90</vt:lpwstr>
  </property>
  <property fmtid="{D5CDD505-2E9C-101B-9397-08002B2CF9AE}" pid="66" name="QBDDateChanged_Form">
    <vt:lpwstr>11.09.2024</vt:lpwstr>
  </property>
  <property fmtid="{D5CDD505-2E9C-101B-9397-08002B2CF9AE}" pid="67" name="QBDChangedBy_Form">
    <vt:lpwstr>Pilz, Olivia</vt:lpwstr>
  </property>
  <property fmtid="{D5CDD505-2E9C-101B-9397-08002B2CF9AE}" pid="68" name="QBDChangedLong_Form">
    <vt:lpwstr>Pilz, Olivia (2121)	11.09.2024_x000b_S-K, AU1, COM-P, PMM, DM, IMS, AU, IMS	90</vt:lpwstr>
  </property>
  <property fmtid="{D5CDD505-2E9C-101B-9397-08002B2CF9AE}" pid="69" name="QBDDateClearenceInitiated_Form">
    <vt:lpwstr>23.05.2023</vt:lpwstr>
  </property>
  <property fmtid="{D5CDD505-2E9C-101B-9397-08002B2CF9AE}" pid="70" name="QBDDateCheckInitiated_Form">
    <vt:lpwstr>---</vt:lpwstr>
  </property>
  <property fmtid="{D5CDD505-2E9C-101B-9397-08002B2CF9AE}" pid="71" name="QBDMajorVersionDelivered_Form">
    <vt:lpwstr>1</vt:lpwstr>
  </property>
  <property fmtid="{D5CDD505-2E9C-101B-9397-08002B2CF9AE}" pid="72" name="QBDVersionDelivered_Form">
    <vt:lpwstr>1.01.0002</vt:lpwstr>
  </property>
  <property fmtid="{D5CDD505-2E9C-101B-9397-08002B2CF9AE}" pid="73" name="QBDMajorVersion_Form">
    <vt:lpwstr>1</vt:lpwstr>
  </property>
  <property fmtid="{D5CDD505-2E9C-101B-9397-08002B2CF9AE}" pid="74" name="QBDProject_Form">
    <vt:lpwstr>DMS ab 2024</vt:lpwstr>
  </property>
  <property fmtid="{D5CDD505-2E9C-101B-9397-08002B2CF9AE}" pid="75" name="QBDTitle_Form">
    <vt:lpwstr>Anweisung</vt:lpwstr>
  </property>
  <property fmtid="{D5CDD505-2E9C-101B-9397-08002B2CF9AE}" pid="76" name="QBDDocNumber_Form">
    <vt:lpwstr>FB-VD3</vt:lpwstr>
  </property>
  <property fmtid="{D5CDD505-2E9C-101B-9397-08002B2CF9AE}" pid="77" name="QBDSubject_Form">
    <vt:lpwstr>---</vt:lpwstr>
  </property>
  <property fmtid="{D5CDD505-2E9C-101B-9397-08002B2CF9AE}" pid="78" name="QBDCategory_Form">
    <vt:lpwstr>-X- (ALTES SYSTEM NICHT VERWENDEN) Arbeitsanweisung</vt:lpwstr>
  </property>
  <property fmtid="{D5CDD505-2E9C-101B-9397-08002B2CF9AE}" pid="79" name="QBDVersion_Form">
    <vt:lpwstr>1.01.0002</vt:lpwstr>
  </property>
  <property fmtid="{D5CDD505-2E9C-101B-9397-08002B2CF9AE}" pid="80" name="QBDDateChecked_Form">
    <vt:lpwstr>---</vt:lpwstr>
  </property>
  <property fmtid="{D5CDD505-2E9C-101B-9397-08002B2CF9AE}" pid="81" name="QBDDateClearance_Form">
    <vt:lpwstr>23.05.2023</vt:lpwstr>
  </property>
  <property fmtid="{D5CDD505-2E9C-101B-9397-08002B2CF9AE}" pid="82" name="QBDDateLastClearance_Form">
    <vt:lpwstr>23.05.2023</vt:lpwstr>
  </property>
</Properties>
</file>